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8C86C" w14:textId="394B3789" w:rsidR="004A1831" w:rsidRDefault="002960BE" w:rsidP="00757D40">
      <w:pPr>
        <w:pStyle w:val="PartTitle"/>
      </w:pPr>
      <w:bookmarkStart w:id="0" w:name="knoxville-and-its-surroundings"/>
      <w:r>
        <w:t>Knoxville</w:t>
      </w:r>
    </w:p>
    <w:p w14:paraId="75EA57A1" w14:textId="51CB96D4" w:rsidR="009B70BD" w:rsidRPr="00F1579E" w:rsidRDefault="009B70BD" w:rsidP="009B70BD">
      <w:pPr>
        <w:rPr>
          <w:ins w:id="1" w:author="Rosenberg, Joshua" w:date="2026-04-07T21:28:00Z" w16du:dateUtc="2026-04-08T02:28:00Z"/>
          <w:rStyle w:val="bold1"/>
        </w:rPr>
      </w:pPr>
      <w:ins w:id="2" w:author="Rosenberg, Joshua" w:date="2026-04-07T21:28:00Z" w16du:dateUtc="2026-04-08T02:28:00Z">
        <w:r w:rsidRPr="00F1579E">
          <w:rPr>
            <w:rStyle w:val="bold1"/>
          </w:rPr>
          <w:t>Figure included in this chapter:</w:t>
        </w:r>
      </w:ins>
    </w:p>
    <w:p w14:paraId="6818C86E" w14:textId="0379B42F" w:rsidR="004A1831" w:rsidRDefault="00757D40" w:rsidP="00757D40">
      <w:pPr>
        <w:pStyle w:val="Compact"/>
        <w:ind w:left="720"/>
      </w:pPr>
      <w:del w:id="3" w:author="Rosenberg, Joshua" w:date="2026-04-07T21:28:00Z" w16du:dateUtc="2026-04-08T02:28:00Z">
        <w:r w:rsidDel="009B70BD">
          <w:delText>***</w:delText>
        </w:r>
      </w:del>
      <w:r w:rsidR="002960BE">
        <w:t>map</w:t>
      </w:r>
      <w:r>
        <w:t xml:space="preserve"> P1. </w:t>
      </w:r>
      <w:r w:rsidR="002960BE">
        <w:t>Knoxville_Region_v6.jpg</w:t>
      </w:r>
    </w:p>
    <w:p w14:paraId="6818C86F" w14:textId="77777777" w:rsidR="004A1831" w:rsidRDefault="002960BE" w:rsidP="00757D40">
      <w:r>
        <w:t>Knoxville and the Tennessee Valley contain fewer high points than the Cumberland Plateau and the Great Smoky Mountains, but it should not be discounted as a destination for hiking.</w:t>
      </w:r>
    </w:p>
    <w:p w14:paraId="6818C870" w14:textId="69009F0C" w:rsidR="004A1831" w:rsidRDefault="00757D40" w:rsidP="00757D40">
      <w:r>
        <w:tab/>
      </w:r>
      <w:r w:rsidR="002960BE">
        <w:t xml:space="preserve">We think a trip to Seven Islands State Birding Park will make evident how </w:t>
      </w:r>
      <w:del w:id="4" w:author="Rosenberg, Joshua" w:date="2026-04-07T21:11:00Z" w16du:dateUtc="2026-04-08T02:11:00Z">
        <w:r w:rsidR="002960BE" w:rsidDel="000D0D10">
          <w:delText>spectactular</w:delText>
        </w:r>
      </w:del>
      <w:ins w:id="5" w:author="Rosenberg, Joshua" w:date="2026-04-07T21:11:00Z" w16du:dateUtc="2026-04-08T02:11:00Z">
        <w:r w:rsidR="000D0D10">
          <w:t>spectacular</w:t>
        </w:r>
      </w:ins>
      <w:r w:rsidR="002960BE">
        <w:t xml:space="preserve"> this area can be. Around 30 minutes away from most places in Knoxville, this is a true destination not only for birders, but also hikers and paddlers.</w:t>
      </w:r>
    </w:p>
    <w:p w14:paraId="6818C871" w14:textId="62F309F2" w:rsidR="004A1831" w:rsidRDefault="00757D40" w:rsidP="00757D40">
      <w:r>
        <w:tab/>
      </w:r>
      <w:r w:rsidR="002960BE">
        <w:t>Other locations are also not only close, but worthy of a trip. Ijams on the south side of Knoxville–familiar to many in the Knoxville area–has many spectacular features, in addition to being fewer than ten minutes away from downtown.</w:t>
      </w:r>
    </w:p>
    <w:p w14:paraId="6818C872" w14:textId="4D834A8D" w:rsidR="004A1831" w:rsidRDefault="00757D40" w:rsidP="00757D40">
      <w:r>
        <w:tab/>
      </w:r>
      <w:r w:rsidR="002960BE">
        <w:t>Other places that we highlight among the 1</w:t>
      </w:r>
      <w:ins w:id="6" w:author="Rosenberg, Joshua" w:date="2026-04-07T21:09:00Z" w16du:dateUtc="2026-04-08T02:09:00Z">
        <w:r w:rsidR="00D06604">
          <w:t xml:space="preserve">3 </w:t>
        </w:r>
      </w:ins>
      <w:del w:id="7" w:author="Rosenberg, Joshua" w:date="2026-04-07T21:09:00Z" w16du:dateUtc="2026-04-08T02:09:00Z">
        <w:r w:rsidR="002960BE" w:rsidDel="00D06604">
          <w:delText>2</w:delText>
        </w:r>
      </w:del>
      <w:r w:rsidR="002960BE">
        <w:t xml:space="preserve"> trails in this sect</w:t>
      </w:r>
      <w:r w:rsidR="00595821">
        <w:t>i</w:t>
      </w:r>
      <w:r w:rsidR="002960BE">
        <w:t xml:space="preserve">on are very </w:t>
      </w:r>
      <w:r w:rsidR="00595821">
        <w:t xml:space="preserve">much </w:t>
      </w:r>
      <w:r w:rsidR="002960BE">
        <w:t xml:space="preserve">worth your time, offering an outdoor respite in addition to </w:t>
      </w:r>
      <w:r w:rsidR="00595821">
        <w:t>easy integration</w:t>
      </w:r>
      <w:r w:rsidR="002960BE">
        <w:t xml:space="preserve"> into busy schedules. If you are looking for a first family hike, those in this section may make a great selection.</w:t>
      </w:r>
    </w:p>
    <w:p w14:paraId="40986AD6" w14:textId="54D807AF" w:rsidR="002960BE" w:rsidRDefault="002960BE">
      <w:r>
        <w:br w:type="page"/>
      </w:r>
    </w:p>
    <w:p w14:paraId="7463D6DA" w14:textId="4BA031F4" w:rsidR="002960BE" w:rsidRDefault="002960BE" w:rsidP="00757D40">
      <w:pPr>
        <w:pStyle w:val="ChapterTitle"/>
      </w:pPr>
      <w:bookmarkStart w:id="8" w:name="trail-1-seven-islands"/>
      <w:r>
        <w:lastRenderedPageBreak/>
        <w:t>Seven Islands</w:t>
      </w:r>
    </w:p>
    <w:p w14:paraId="35366487" w14:textId="2A6A99F5" w:rsidR="002960BE" w:rsidRPr="005E2030" w:rsidRDefault="00757D40" w:rsidP="00757D40">
      <w:pPr>
        <w:rPr>
          <w:b/>
          <w:bCs/>
          <w:rPrChange w:id="9" w:author="Rosenberg, Joshua" w:date="2026-04-07T21:29:00Z" w16du:dateUtc="2026-04-08T02:29:00Z">
            <w:rPr/>
          </w:rPrChange>
        </w:rPr>
      </w:pPr>
      <w:del w:id="10" w:author="Rosenberg, Joshua" w:date="2026-04-07T21:29:00Z" w16du:dateUtc="2026-04-08T02:29:00Z">
        <w:r w:rsidRPr="005E2030" w:rsidDel="005E2030">
          <w:rPr>
            <w:b/>
            <w:bCs/>
            <w:rPrChange w:id="11" w:author="Rosenberg, Joshua" w:date="2026-04-07T21:29:00Z" w16du:dateUtc="2026-04-08T02:29:00Z">
              <w:rPr/>
            </w:rPrChange>
          </w:rPr>
          <w:delText>***</w:delText>
        </w:r>
      </w:del>
      <w:r w:rsidR="002960BE" w:rsidRPr="005E2030">
        <w:rPr>
          <w:b/>
          <w:bCs/>
          <w:rPrChange w:id="12" w:author="Rosenberg, Joshua" w:date="2026-04-07T21:29:00Z" w16du:dateUtc="2026-04-08T02:29:00Z">
            <w:rPr/>
          </w:rPrChange>
        </w:rPr>
        <w:t>Figures included in this chapter:</w:t>
      </w:r>
    </w:p>
    <w:p w14:paraId="02BB6823" w14:textId="1F745F06" w:rsidR="002960BE" w:rsidRDefault="00757D40">
      <w:pPr>
        <w:pStyle w:val="Compact"/>
        <w:numPr>
          <w:ilvl w:val="0"/>
          <w:numId w:val="2"/>
        </w:numPr>
      </w:pPr>
      <w:r>
        <w:t xml:space="preserve">3.1 </w:t>
      </w:r>
      <w:r w:rsidR="002960BE">
        <w:t>seven-islands-entrance.jpg</w:t>
      </w:r>
    </w:p>
    <w:p w14:paraId="6A96B910" w14:textId="77777777" w:rsidR="002960BE" w:rsidRDefault="002960BE">
      <w:pPr>
        <w:pStyle w:val="Compact"/>
        <w:numPr>
          <w:ilvl w:val="0"/>
          <w:numId w:val="2"/>
        </w:numPr>
      </w:pPr>
      <w:r>
        <w:t>trail-01-map.jpeg</w:t>
      </w:r>
    </w:p>
    <w:p w14:paraId="33469D6A" w14:textId="2588F81E" w:rsidR="002960BE" w:rsidRDefault="00757D40">
      <w:pPr>
        <w:pStyle w:val="Compact"/>
        <w:numPr>
          <w:ilvl w:val="0"/>
          <w:numId w:val="2"/>
        </w:numPr>
      </w:pPr>
      <w:r>
        <w:t xml:space="preserve">3.2. </w:t>
      </w:r>
      <w:r w:rsidR="002960BE">
        <w:t>kids-run.jpg</w:t>
      </w:r>
    </w:p>
    <w:p w14:paraId="3711CCFE" w14:textId="77777777" w:rsidR="002960BE" w:rsidRDefault="002960BE" w:rsidP="00757D40">
      <w:pPr>
        <w:pStyle w:val="A-Head"/>
      </w:pPr>
      <w:bookmarkStart w:id="13" w:name="overview"/>
      <w:r>
        <w:t>Overview</w:t>
      </w:r>
    </w:p>
    <w:p w14:paraId="40F1EBD0" w14:textId="4F0DDB2B" w:rsidR="002960BE" w:rsidRDefault="002960BE" w:rsidP="00757D40">
      <w:r>
        <w:t>This is one of our favorite trails in this book, and it is the first trail for that reason! This hike is a crowd pleaser for family member</w:t>
      </w:r>
      <w:r w:rsidR="00E61460">
        <w:t>s</w:t>
      </w:r>
      <w:r>
        <w:t xml:space="preserve"> of all ages thanks to </w:t>
      </w:r>
      <w:r w:rsidR="00E61460">
        <w:t>its</w:t>
      </w:r>
      <w:r>
        <w:t xml:space="preserve"> paved path that makes bringing babies in a stroller a breeze and </w:t>
      </w:r>
      <w:r w:rsidR="00E61460">
        <w:t xml:space="preserve">its </w:t>
      </w:r>
      <w:r>
        <w:t>easy acce</w:t>
      </w:r>
      <w:r w:rsidR="00E61460">
        <w:t>s</w:t>
      </w:r>
      <w:r>
        <w:t>s to</w:t>
      </w:r>
      <w:r w:rsidR="00E61460">
        <w:t xml:space="preserve"> a</w:t>
      </w:r>
      <w:r>
        <w:t xml:space="preserve"> meadow, woodland, and</w:t>
      </w:r>
      <w:r w:rsidR="00E61460">
        <w:t xml:space="preserve"> </w:t>
      </w:r>
      <w:r>
        <w:t xml:space="preserve">river! For the trail we highlight, a paved path descends through a meadow. Look for varied bird </w:t>
      </w:r>
      <w:r w:rsidR="00E61460">
        <w:t>species</w:t>
      </w:r>
      <w:r>
        <w:t xml:space="preserve"> and deer in all seasons! The trail crosses a bridge over the French Broad River and then a dirt trail make</w:t>
      </w:r>
      <w:r w:rsidR="00014CB0">
        <w:t>s</w:t>
      </w:r>
      <w:r>
        <w:t xml:space="preserve"> a loop around a beautiful island before </w:t>
      </w:r>
      <w:r w:rsidR="00014CB0">
        <w:t>returning</w:t>
      </w:r>
      <w:r>
        <w:t xml:space="preserve"> to the paved path. This hike is great for all ages and seasons, though it is sometimes hot in the summer due to limited shade on the paved part of the trail.</w:t>
      </w:r>
    </w:p>
    <w:p w14:paraId="00EBF336" w14:textId="77777777" w:rsidR="00757D40" w:rsidRDefault="00757D40" w:rsidP="00757D40"/>
    <w:p w14:paraId="1BF0659A" w14:textId="77777777" w:rsidR="002960BE" w:rsidRPr="00757D40" w:rsidRDefault="002960BE" w:rsidP="00757D40">
      <w:pPr>
        <w:pStyle w:val="A-Head"/>
      </w:pPr>
      <w:bookmarkStart w:id="14" w:name="key-characteristics"/>
      <w:bookmarkEnd w:id="13"/>
      <w:r>
        <w:t>Key Characteristics</w:t>
      </w:r>
    </w:p>
    <w:tbl>
      <w:tblPr>
        <w:tblStyle w:val="Table"/>
        <w:tblW w:w="5000" w:type="pct"/>
        <w:tblLayout w:type="fixed"/>
        <w:tblLook w:val="0020" w:firstRow="1" w:lastRow="0" w:firstColumn="0" w:lastColumn="0" w:noHBand="0" w:noVBand="0"/>
      </w:tblPr>
      <w:tblGrid>
        <w:gridCol w:w="3380"/>
        <w:gridCol w:w="5980"/>
      </w:tblGrid>
      <w:tr w:rsidR="002960BE" w:rsidRPr="00757D40" w14:paraId="79F9ACEE" w14:textId="77777777" w:rsidTr="006A5065">
        <w:trPr>
          <w:cnfStyle w:val="100000000000" w:firstRow="1" w:lastRow="0" w:firstColumn="0" w:lastColumn="0" w:oddVBand="0" w:evenVBand="0" w:oddHBand="0" w:evenHBand="0" w:firstRowFirstColumn="0" w:firstRowLastColumn="0" w:lastRowFirstColumn="0" w:lastRowLastColumn="0"/>
          <w:tblHeader/>
        </w:trPr>
        <w:tc>
          <w:tcPr>
            <w:tcW w:w="2860" w:type="dxa"/>
          </w:tcPr>
          <w:p w14:paraId="70769305" w14:textId="77777777" w:rsidR="002960BE" w:rsidRPr="00757D40" w:rsidRDefault="002960BE" w:rsidP="00757D40">
            <w:pPr>
              <w:rPr>
                <w:rStyle w:val="bold1"/>
              </w:rPr>
            </w:pPr>
            <w:r w:rsidRPr="00757D40">
              <w:rPr>
                <w:rStyle w:val="bold1"/>
              </w:rPr>
              <w:t>Characteristic</w:t>
            </w:r>
          </w:p>
        </w:tc>
        <w:tc>
          <w:tcPr>
            <w:tcW w:w="5060" w:type="dxa"/>
          </w:tcPr>
          <w:p w14:paraId="0FF30B00" w14:textId="77777777" w:rsidR="002960BE" w:rsidRPr="00757D40" w:rsidRDefault="002960BE" w:rsidP="00757D40">
            <w:pPr>
              <w:rPr>
                <w:rStyle w:val="bold1"/>
              </w:rPr>
            </w:pPr>
            <w:r w:rsidRPr="00757D40">
              <w:rPr>
                <w:rStyle w:val="bold1"/>
              </w:rPr>
              <w:t>Details</w:t>
            </w:r>
          </w:p>
        </w:tc>
      </w:tr>
      <w:tr w:rsidR="002960BE" w14:paraId="29FBD90E" w14:textId="77777777">
        <w:tc>
          <w:tcPr>
            <w:tcW w:w="2860" w:type="dxa"/>
          </w:tcPr>
          <w:p w14:paraId="7A6C0D8F" w14:textId="77777777" w:rsidR="002960BE" w:rsidRDefault="002960BE" w:rsidP="00757D40">
            <w:r>
              <w:t>Time from Knoxville</w:t>
            </w:r>
          </w:p>
        </w:tc>
        <w:tc>
          <w:tcPr>
            <w:tcW w:w="5060" w:type="dxa"/>
          </w:tcPr>
          <w:p w14:paraId="1E5124C2" w14:textId="77777777" w:rsidR="002960BE" w:rsidRDefault="002960BE" w:rsidP="00757D40">
            <w:r>
              <w:t>30 mins</w:t>
            </w:r>
          </w:p>
        </w:tc>
      </w:tr>
      <w:tr w:rsidR="002960BE" w14:paraId="56E75AEE" w14:textId="77777777">
        <w:tc>
          <w:tcPr>
            <w:tcW w:w="2860" w:type="dxa"/>
          </w:tcPr>
          <w:p w14:paraId="3DC2B8DD" w14:textId="77777777" w:rsidR="002960BE" w:rsidRDefault="002960BE" w:rsidP="00757D40">
            <w:r>
              <w:t>Trail Distance (Miles)</w:t>
            </w:r>
          </w:p>
        </w:tc>
        <w:tc>
          <w:tcPr>
            <w:tcW w:w="5060" w:type="dxa"/>
          </w:tcPr>
          <w:p w14:paraId="723ADAC3" w14:textId="77777777" w:rsidR="002960BE" w:rsidRDefault="002960BE" w:rsidP="00757D40">
            <w:r>
              <w:t>2.3</w:t>
            </w:r>
          </w:p>
        </w:tc>
      </w:tr>
      <w:tr w:rsidR="002960BE" w14:paraId="4D4C8F38" w14:textId="77777777">
        <w:tc>
          <w:tcPr>
            <w:tcW w:w="2860" w:type="dxa"/>
          </w:tcPr>
          <w:p w14:paraId="0498527A" w14:textId="77777777" w:rsidR="002960BE" w:rsidRDefault="002960BE" w:rsidP="00757D40">
            <w:r>
              <w:t>Elevation Change</w:t>
            </w:r>
          </w:p>
        </w:tc>
        <w:tc>
          <w:tcPr>
            <w:tcW w:w="5060" w:type="dxa"/>
          </w:tcPr>
          <w:p w14:paraId="62A0C904" w14:textId="77777777" w:rsidR="002960BE" w:rsidRDefault="002960BE" w:rsidP="00757D40">
            <w:r>
              <w:t>Gentle</w:t>
            </w:r>
          </w:p>
        </w:tc>
      </w:tr>
      <w:tr w:rsidR="002960BE" w14:paraId="31AF0B1D" w14:textId="77777777">
        <w:tc>
          <w:tcPr>
            <w:tcW w:w="2860" w:type="dxa"/>
          </w:tcPr>
          <w:p w14:paraId="0D1F3F59" w14:textId="77777777" w:rsidR="002960BE" w:rsidRDefault="002960BE" w:rsidP="00757D40">
            <w:r>
              <w:lastRenderedPageBreak/>
              <w:t>Pets</w:t>
            </w:r>
          </w:p>
        </w:tc>
        <w:tc>
          <w:tcPr>
            <w:tcW w:w="5060" w:type="dxa"/>
          </w:tcPr>
          <w:p w14:paraId="02CDF14F" w14:textId="77777777" w:rsidR="002960BE" w:rsidRDefault="002960BE" w:rsidP="00757D40">
            <w:r>
              <w:t>Allowed on leash</w:t>
            </w:r>
          </w:p>
        </w:tc>
      </w:tr>
      <w:tr w:rsidR="002960BE" w14:paraId="3F3EDF22" w14:textId="77777777">
        <w:tc>
          <w:tcPr>
            <w:tcW w:w="2860" w:type="dxa"/>
          </w:tcPr>
          <w:p w14:paraId="234A1FD8" w14:textId="77777777" w:rsidR="002960BE" w:rsidRDefault="002960BE" w:rsidP="00757D40">
            <w:r>
              <w:t>Parking Pass/Entrance Fee</w:t>
            </w:r>
          </w:p>
        </w:tc>
        <w:tc>
          <w:tcPr>
            <w:tcW w:w="5060" w:type="dxa"/>
          </w:tcPr>
          <w:p w14:paraId="6DB476CF" w14:textId="77777777" w:rsidR="002960BE" w:rsidRDefault="002960BE" w:rsidP="00757D40">
            <w:r>
              <w:t>Not Required</w:t>
            </w:r>
          </w:p>
        </w:tc>
      </w:tr>
      <w:tr w:rsidR="002960BE" w14:paraId="39F7490E" w14:textId="77777777">
        <w:tc>
          <w:tcPr>
            <w:tcW w:w="2860" w:type="dxa"/>
          </w:tcPr>
          <w:p w14:paraId="6A02DF76" w14:textId="77777777" w:rsidR="002960BE" w:rsidRDefault="002960BE" w:rsidP="00757D40">
            <w:r>
              <w:t>Restroom(s)</w:t>
            </w:r>
          </w:p>
        </w:tc>
        <w:tc>
          <w:tcPr>
            <w:tcW w:w="5060" w:type="dxa"/>
          </w:tcPr>
          <w:p w14:paraId="0B438FFB" w14:textId="77777777" w:rsidR="002960BE" w:rsidRDefault="002960BE" w:rsidP="00757D40">
            <w:r>
              <w:t>Yes</w:t>
            </w:r>
          </w:p>
        </w:tc>
      </w:tr>
      <w:tr w:rsidR="002960BE" w14:paraId="429F2480" w14:textId="77777777">
        <w:tc>
          <w:tcPr>
            <w:tcW w:w="2860" w:type="dxa"/>
          </w:tcPr>
          <w:p w14:paraId="5EBA72C1" w14:textId="77777777" w:rsidR="002960BE" w:rsidRDefault="002960BE" w:rsidP="00757D40">
            <w:r>
              <w:t>Best Ages</w:t>
            </w:r>
          </w:p>
        </w:tc>
        <w:tc>
          <w:tcPr>
            <w:tcW w:w="5060" w:type="dxa"/>
          </w:tcPr>
          <w:p w14:paraId="31D139B2" w14:textId="77777777" w:rsidR="002960BE" w:rsidRDefault="002960BE" w:rsidP="00757D40">
            <w:r>
              <w:t>Toddlers, Little kids, and Big kids</w:t>
            </w:r>
          </w:p>
        </w:tc>
      </w:tr>
      <w:tr w:rsidR="002960BE" w14:paraId="2C94FEDF" w14:textId="77777777">
        <w:tc>
          <w:tcPr>
            <w:tcW w:w="2860" w:type="dxa"/>
          </w:tcPr>
          <w:p w14:paraId="6E481D3C" w14:textId="77777777" w:rsidR="002960BE" w:rsidRDefault="002960BE" w:rsidP="00757D40">
            <w:r>
              <w:t>Accessibility</w:t>
            </w:r>
          </w:p>
        </w:tc>
        <w:tc>
          <w:tcPr>
            <w:tcW w:w="5060" w:type="dxa"/>
          </w:tcPr>
          <w:p w14:paraId="5F9685B9" w14:textId="77777777" w:rsidR="002960BE" w:rsidRDefault="002960BE" w:rsidP="00757D40">
            <w:r>
              <w:t>Partially accessible (path is paved until the island portion)</w:t>
            </w:r>
          </w:p>
        </w:tc>
      </w:tr>
    </w:tbl>
    <w:p w14:paraId="0D6BB24F" w14:textId="77777777" w:rsidR="00757D40" w:rsidRDefault="00757D40" w:rsidP="00757D40">
      <w:bookmarkStart w:id="15" w:name="directions-to-the-trailhead"/>
      <w:bookmarkEnd w:id="14"/>
    </w:p>
    <w:p w14:paraId="6B0283BB" w14:textId="4E4D7AC5" w:rsidR="002960BE" w:rsidRPr="00757D40" w:rsidRDefault="002960BE" w:rsidP="00757D40">
      <w:pPr>
        <w:pStyle w:val="A-Head"/>
      </w:pPr>
      <w:r w:rsidRPr="00757D40">
        <w:t>Directions to the Trailhead</w:t>
      </w:r>
    </w:p>
    <w:p w14:paraId="5A848B27" w14:textId="77777777" w:rsidR="002960BE" w:rsidRDefault="002960BE" w:rsidP="00757D40">
      <w:r>
        <w:t>Trailhead Address: Seven Islands State Birding Park, 2809 Kelly Ln, Kodak, TN 37764</w:t>
      </w:r>
    </w:p>
    <w:p w14:paraId="29DB3880" w14:textId="77777777" w:rsidR="002960BE" w:rsidRDefault="002960BE">
      <w:pPr>
        <w:pStyle w:val="BodyText"/>
      </w:pPr>
      <w:r>
        <w:t>Trailhead GPS Coordinates: 35.95366, -83.68701</w:t>
      </w:r>
    </w:p>
    <w:p w14:paraId="5A135E77" w14:textId="29421D38" w:rsidR="002960BE" w:rsidRDefault="00757D40" w:rsidP="00757D40">
      <w:r>
        <w:tab/>
      </w:r>
      <w:r w:rsidR="002960BE">
        <w:t>Park in the large gravel lot (note there is another parking area by a boat launch</w:t>
      </w:r>
      <w:r w:rsidR="00BA7770">
        <w:t>;</w:t>
      </w:r>
      <w:r w:rsidR="002960BE">
        <w:t xml:space="preserve"> that is not the correct location for this hike!). We have never had trouble finding a spot even on the busiest of days.</w:t>
      </w:r>
    </w:p>
    <w:p w14:paraId="20C7B86B" w14:textId="77777777" w:rsidR="00757D40" w:rsidRDefault="00757D40" w:rsidP="00757D40"/>
    <w:p w14:paraId="341BDE83" w14:textId="77777777" w:rsidR="002960BE" w:rsidRDefault="002960BE" w:rsidP="00757D40">
      <w:pPr>
        <w:pStyle w:val="A-Head"/>
      </w:pPr>
      <w:bookmarkStart w:id="16" w:name="trail-description"/>
      <w:bookmarkEnd w:id="15"/>
      <w:r>
        <w:t>Trail Description</w:t>
      </w:r>
    </w:p>
    <w:tbl>
      <w:tblPr>
        <w:tblStyle w:val="Table"/>
        <w:tblW w:w="5000" w:type="pct"/>
        <w:tblLayout w:type="fixed"/>
        <w:tblLook w:val="0020" w:firstRow="1" w:lastRow="0" w:firstColumn="0" w:lastColumn="0" w:noHBand="0" w:noVBand="0"/>
      </w:tblPr>
      <w:tblGrid>
        <w:gridCol w:w="2901"/>
        <w:gridCol w:w="6459"/>
      </w:tblGrid>
      <w:tr w:rsidR="002960BE" w:rsidRPr="00757D40" w14:paraId="2E93EE80" w14:textId="77777777" w:rsidTr="006A5065">
        <w:trPr>
          <w:cnfStyle w:val="100000000000" w:firstRow="1" w:lastRow="0" w:firstColumn="0" w:lastColumn="0" w:oddVBand="0" w:evenVBand="0" w:oddHBand="0" w:evenHBand="0" w:firstRowFirstColumn="0" w:firstRowLastColumn="0" w:lastRowFirstColumn="0" w:lastRowLastColumn="0"/>
          <w:tblHeader/>
        </w:trPr>
        <w:tc>
          <w:tcPr>
            <w:tcW w:w="2454" w:type="dxa"/>
          </w:tcPr>
          <w:p w14:paraId="2C3414EB" w14:textId="77777777" w:rsidR="002960BE" w:rsidRPr="00757D40" w:rsidRDefault="002960BE" w:rsidP="00757D40">
            <w:pPr>
              <w:rPr>
                <w:rStyle w:val="bold1"/>
              </w:rPr>
            </w:pPr>
            <w:r w:rsidRPr="00757D40">
              <w:rPr>
                <w:rStyle w:val="bold1"/>
              </w:rPr>
              <w:t>Distance from Start</w:t>
            </w:r>
          </w:p>
        </w:tc>
        <w:tc>
          <w:tcPr>
            <w:tcW w:w="5465" w:type="dxa"/>
          </w:tcPr>
          <w:p w14:paraId="6513403A" w14:textId="77777777" w:rsidR="002960BE" w:rsidRPr="00757D40" w:rsidRDefault="002960BE" w:rsidP="00757D40">
            <w:pPr>
              <w:rPr>
                <w:rStyle w:val="bold1"/>
              </w:rPr>
            </w:pPr>
            <w:r w:rsidRPr="00757D40">
              <w:rPr>
                <w:rStyle w:val="bold1"/>
              </w:rPr>
              <w:t>Description</w:t>
            </w:r>
          </w:p>
        </w:tc>
      </w:tr>
      <w:tr w:rsidR="002960BE" w14:paraId="7E3A0A76" w14:textId="77777777">
        <w:tc>
          <w:tcPr>
            <w:tcW w:w="2454" w:type="dxa"/>
          </w:tcPr>
          <w:p w14:paraId="7C3180E2" w14:textId="77777777" w:rsidR="002960BE" w:rsidRDefault="002960BE" w:rsidP="00757D40">
            <w:r>
              <w:t>0.0</w:t>
            </w:r>
          </w:p>
        </w:tc>
        <w:tc>
          <w:tcPr>
            <w:tcW w:w="5465" w:type="dxa"/>
          </w:tcPr>
          <w:p w14:paraId="122A5CE2" w14:textId="77777777" w:rsidR="002960BE" w:rsidRDefault="002960BE" w:rsidP="00757D40">
            <w:r>
              <w:t>Access the Bobwhite Access Trail by walking around or through the barn.</w:t>
            </w:r>
          </w:p>
        </w:tc>
      </w:tr>
      <w:tr w:rsidR="002960BE" w14:paraId="43ACB25E" w14:textId="77777777">
        <w:tc>
          <w:tcPr>
            <w:tcW w:w="2454" w:type="dxa"/>
          </w:tcPr>
          <w:p w14:paraId="13B05232" w14:textId="77777777" w:rsidR="002960BE" w:rsidRDefault="002960BE" w:rsidP="00757D40">
            <w:r>
              <w:t>0.05</w:t>
            </w:r>
          </w:p>
        </w:tc>
        <w:tc>
          <w:tcPr>
            <w:tcW w:w="5465" w:type="dxa"/>
          </w:tcPr>
          <w:p w14:paraId="6E4E0F45" w14:textId="77777777" w:rsidR="002960BE" w:rsidRDefault="002960BE" w:rsidP="00757D40">
            <w:r>
              <w:t>Bathroom on the left of the trail.</w:t>
            </w:r>
          </w:p>
        </w:tc>
      </w:tr>
      <w:tr w:rsidR="002960BE" w14:paraId="7D5A2643" w14:textId="77777777">
        <w:tc>
          <w:tcPr>
            <w:tcW w:w="2454" w:type="dxa"/>
          </w:tcPr>
          <w:p w14:paraId="534393FE" w14:textId="77777777" w:rsidR="002960BE" w:rsidRDefault="002960BE" w:rsidP="00757D40">
            <w:r>
              <w:lastRenderedPageBreak/>
              <w:t>0.1</w:t>
            </w:r>
          </w:p>
        </w:tc>
        <w:tc>
          <w:tcPr>
            <w:tcW w:w="5465" w:type="dxa"/>
          </w:tcPr>
          <w:p w14:paraId="62915AED" w14:textId="77777777" w:rsidR="002960BE" w:rsidRDefault="002960BE" w:rsidP="00757D40">
            <w:r>
              <w:t>Descend through grassy meadows with wildflowers in the spring and early fall.</w:t>
            </w:r>
          </w:p>
        </w:tc>
      </w:tr>
      <w:tr w:rsidR="002960BE" w14:paraId="5F0867B6" w14:textId="77777777">
        <w:tc>
          <w:tcPr>
            <w:tcW w:w="2454" w:type="dxa"/>
          </w:tcPr>
          <w:p w14:paraId="067AD553" w14:textId="77777777" w:rsidR="002960BE" w:rsidRDefault="002960BE" w:rsidP="00757D40">
            <w:r>
              <w:t>0.3</w:t>
            </w:r>
          </w:p>
        </w:tc>
        <w:tc>
          <w:tcPr>
            <w:tcW w:w="5465" w:type="dxa"/>
          </w:tcPr>
          <w:p w14:paraId="315683BB" w14:textId="77777777" w:rsidR="002960BE" w:rsidRDefault="002960BE" w:rsidP="00757D40">
            <w:r>
              <w:t>Bench makes for a nice rest spot.</w:t>
            </w:r>
          </w:p>
        </w:tc>
      </w:tr>
      <w:tr w:rsidR="002960BE" w14:paraId="646944B6" w14:textId="77777777">
        <w:tc>
          <w:tcPr>
            <w:tcW w:w="2454" w:type="dxa"/>
          </w:tcPr>
          <w:p w14:paraId="607F9598" w14:textId="77777777" w:rsidR="002960BE" w:rsidRDefault="002960BE" w:rsidP="00757D40">
            <w:r>
              <w:t>0.6</w:t>
            </w:r>
          </w:p>
        </w:tc>
        <w:tc>
          <w:tcPr>
            <w:tcW w:w="5465" w:type="dxa"/>
          </w:tcPr>
          <w:p w14:paraId="199AD850" w14:textId="77777777" w:rsidR="002960BE" w:rsidRDefault="002960BE" w:rsidP="00757D40">
            <w:r>
              <w:t>Start of the Newmans Island Bridge.</w:t>
            </w:r>
          </w:p>
        </w:tc>
      </w:tr>
      <w:tr w:rsidR="002960BE" w14:paraId="2DBAA289" w14:textId="77777777">
        <w:tc>
          <w:tcPr>
            <w:tcW w:w="2454" w:type="dxa"/>
          </w:tcPr>
          <w:p w14:paraId="357DD72E" w14:textId="77777777" w:rsidR="002960BE" w:rsidRDefault="002960BE" w:rsidP="00757D40">
            <w:r>
              <w:t>0.8</w:t>
            </w:r>
          </w:p>
        </w:tc>
        <w:tc>
          <w:tcPr>
            <w:tcW w:w="5465" w:type="dxa"/>
          </w:tcPr>
          <w:p w14:paraId="37B4CA1E" w14:textId="77777777" w:rsidR="002960BE" w:rsidRDefault="002960BE" w:rsidP="00757D40">
            <w:r>
              <w:t>Paved trail ends. Turn right onto the Island Loop Trail to hike around the island. The paw paw grove is off to the left soon after you begin hiking clockwise around the island. Can you find one?</w:t>
            </w:r>
          </w:p>
        </w:tc>
      </w:tr>
      <w:tr w:rsidR="002960BE" w14:paraId="393457CC" w14:textId="77777777">
        <w:tc>
          <w:tcPr>
            <w:tcW w:w="2454" w:type="dxa"/>
          </w:tcPr>
          <w:p w14:paraId="6BFA401A" w14:textId="77777777" w:rsidR="002960BE" w:rsidRDefault="002960BE" w:rsidP="00757D40">
            <w:r>
              <w:t>0.85</w:t>
            </w:r>
          </w:p>
        </w:tc>
        <w:tc>
          <w:tcPr>
            <w:tcW w:w="5465" w:type="dxa"/>
          </w:tcPr>
          <w:p w14:paraId="7A7A1995" w14:textId="77777777" w:rsidR="002960BE" w:rsidRDefault="002960BE" w:rsidP="00757D40">
            <w:r>
              <w:t>Picnic table beside a pretty part of the French Broad River.</w:t>
            </w:r>
          </w:p>
        </w:tc>
      </w:tr>
      <w:tr w:rsidR="002960BE" w14:paraId="1E11CCB5" w14:textId="77777777">
        <w:tc>
          <w:tcPr>
            <w:tcW w:w="2454" w:type="dxa"/>
          </w:tcPr>
          <w:p w14:paraId="281911E4" w14:textId="77777777" w:rsidR="002960BE" w:rsidRDefault="002960BE" w:rsidP="00757D40">
            <w:r>
              <w:t>1.05</w:t>
            </w:r>
          </w:p>
        </w:tc>
        <w:tc>
          <w:tcPr>
            <w:tcW w:w="5465" w:type="dxa"/>
          </w:tcPr>
          <w:p w14:paraId="64D01711" w14:textId="77777777" w:rsidR="002960BE" w:rsidRDefault="002960BE" w:rsidP="00757D40">
            <w:r>
              <w:t>Stick house (kiddo favorite!).</w:t>
            </w:r>
          </w:p>
        </w:tc>
      </w:tr>
      <w:tr w:rsidR="002960BE" w14:paraId="141E0050" w14:textId="77777777">
        <w:tc>
          <w:tcPr>
            <w:tcW w:w="2454" w:type="dxa"/>
          </w:tcPr>
          <w:p w14:paraId="2BE6F3F4" w14:textId="77777777" w:rsidR="002960BE" w:rsidRDefault="002960BE" w:rsidP="00757D40">
            <w:r>
              <w:t>1.5</w:t>
            </w:r>
          </w:p>
        </w:tc>
        <w:tc>
          <w:tcPr>
            <w:tcW w:w="5465" w:type="dxa"/>
          </w:tcPr>
          <w:p w14:paraId="562993F5" w14:textId="77777777" w:rsidR="002960BE" w:rsidRDefault="002960BE" w:rsidP="00757D40">
            <w:r>
              <w:t>Connect back to the bridge, heading back onto the Bobwhite Access Trail.</w:t>
            </w:r>
          </w:p>
        </w:tc>
      </w:tr>
      <w:tr w:rsidR="002960BE" w14:paraId="001B39BC" w14:textId="77777777">
        <w:tc>
          <w:tcPr>
            <w:tcW w:w="2454" w:type="dxa"/>
          </w:tcPr>
          <w:p w14:paraId="5DFEBC86" w14:textId="77777777" w:rsidR="002960BE" w:rsidRDefault="002960BE" w:rsidP="00757D40">
            <w:r>
              <w:t>2</w:t>
            </w:r>
          </w:p>
        </w:tc>
        <w:tc>
          <w:tcPr>
            <w:tcW w:w="5465" w:type="dxa"/>
          </w:tcPr>
          <w:p w14:paraId="10935B1E" w14:textId="77777777" w:rsidR="002960BE" w:rsidRDefault="002960BE" w:rsidP="00757D40">
            <w:r>
              <w:t>Climb back up the Bobwhite Access Trail to the trailhead.</w:t>
            </w:r>
          </w:p>
        </w:tc>
      </w:tr>
      <w:tr w:rsidR="002960BE" w14:paraId="33809C2E" w14:textId="77777777">
        <w:tc>
          <w:tcPr>
            <w:tcW w:w="2454" w:type="dxa"/>
          </w:tcPr>
          <w:p w14:paraId="2F829EBD" w14:textId="77777777" w:rsidR="002960BE" w:rsidRDefault="002960BE" w:rsidP="00757D40">
            <w:r>
              <w:t>2.3</w:t>
            </w:r>
          </w:p>
        </w:tc>
        <w:tc>
          <w:tcPr>
            <w:tcW w:w="5465" w:type="dxa"/>
          </w:tcPr>
          <w:p w14:paraId="41109067" w14:textId="77777777" w:rsidR="002960BE" w:rsidRDefault="002960BE" w:rsidP="00757D40">
            <w:r>
              <w:t>Trailhead.</w:t>
            </w:r>
          </w:p>
        </w:tc>
      </w:tr>
    </w:tbl>
    <w:p w14:paraId="3659D9FC" w14:textId="77777777" w:rsidR="00757D40" w:rsidRDefault="00757D40">
      <w:pPr>
        <w:pStyle w:val="Heading3"/>
      </w:pPr>
      <w:bookmarkStart w:id="17" w:name="nearby"/>
      <w:bookmarkEnd w:id="16"/>
    </w:p>
    <w:p w14:paraId="67F4659A" w14:textId="3ADFCA1F" w:rsidR="002960BE" w:rsidRPr="00757D40" w:rsidRDefault="002960BE" w:rsidP="00757D40">
      <w:pPr>
        <w:pStyle w:val="A-Head"/>
      </w:pPr>
      <w:r>
        <w:t>Nearby</w:t>
      </w:r>
    </w:p>
    <w:p w14:paraId="25EABD6F" w14:textId="6016D4EB" w:rsidR="002960BE" w:rsidRDefault="002960BE" w:rsidP="00757D40">
      <w:r w:rsidRPr="00757D40">
        <w:rPr>
          <w:rStyle w:val="bold1"/>
        </w:rPr>
        <w:t>Take advantage of the other trails nearby!</w:t>
      </w:r>
      <w:r>
        <w:t xml:space="preserve"> Hike up the Hickory Ridge trail, another trail at Seven Islands State Birding Park, </w:t>
      </w:r>
      <w:r w:rsidR="00D3442B">
        <w:t>which</w:t>
      </w:r>
      <w:r>
        <w:t xml:space="preserve"> is accessible from just behind the bathrooms near the parking lot. There are several other great hikes available, including hikes down the Kelly </w:t>
      </w:r>
      <w:r>
        <w:lastRenderedPageBreak/>
        <w:t>Lane Greenway (the other</w:t>
      </w:r>
      <w:r w:rsidR="00D3442B">
        <w:t xml:space="preserve"> </w:t>
      </w:r>
      <w:r>
        <w:t>wider, paved path near the barn that is gated to prevent cars from driving on it) and the Upland Inner and Outer Trail Loops.</w:t>
      </w:r>
    </w:p>
    <w:p w14:paraId="397201CC" w14:textId="60BA1B87" w:rsidR="002960BE" w:rsidRDefault="002960BE" w:rsidP="00757D40">
      <w:r w:rsidRPr="00757D40">
        <w:rPr>
          <w:rStyle w:val="bold1"/>
        </w:rPr>
        <w:t>Bring your canoe, kayak, or paddle board for even more adventures!</w:t>
      </w:r>
      <w:r>
        <w:t xml:space="preserve"> Access parking</w:t>
      </w:r>
      <w:ins w:id="18" w:author="Rosenberg, Joshua" w:date="2026-04-10T15:23:00Z" w16du:dateUtc="2026-04-10T19:23:00Z">
        <w:r w:rsidR="00B00336">
          <w:t xml:space="preserve"> by the </w:t>
        </w:r>
      </w:ins>
      <w:ins w:id="19" w:author="Rosenberg, Joshua" w:date="2026-04-10T15:23:00Z">
        <w:r w:rsidR="00B00336" w:rsidRPr="00B00336">
          <w:t>Seven Islands Landing and Boat Ramp</w:t>
        </w:r>
      </w:ins>
      <w:ins w:id="20" w:author="Rosenberg, Joshua" w:date="2026-04-10T15:23:00Z" w16du:dateUtc="2026-04-10T19:23:00Z">
        <w:r w:rsidR="00B00336">
          <w:t>.</w:t>
        </w:r>
      </w:ins>
      <w:del w:id="21" w:author="Rosenberg, Joshua" w:date="2026-04-10T15:23:00Z" w16du:dateUtc="2026-04-10T19:23:00Z">
        <w:r w:rsidDel="00B00336">
          <w:delText xml:space="preserve"> </w:delText>
        </w:r>
        <w:commentRangeStart w:id="22"/>
        <w:commentRangeStart w:id="23"/>
        <w:r w:rsidDel="00B00336">
          <w:delText>by</w:delText>
        </w:r>
      </w:del>
      <w:r>
        <w:t xml:space="preserve"> </w:t>
      </w:r>
      <w:commentRangeEnd w:id="22"/>
      <w:r w:rsidR="00D3442B">
        <w:rPr>
          <w:rStyle w:val="CommentReference"/>
          <w:sz w:val="24"/>
          <w:szCs w:val="24"/>
        </w:rPr>
        <w:commentReference w:id="22"/>
      </w:r>
      <w:commentRangeEnd w:id="23"/>
      <w:r w:rsidR="00A4162D">
        <w:rPr>
          <w:rStyle w:val="CommentReference"/>
          <w:sz w:val="24"/>
          <w:szCs w:val="24"/>
        </w:rPr>
        <w:commentReference w:id="23"/>
      </w:r>
      <w:r>
        <w:t xml:space="preserve">Also, River Sports Outfitters rents kayaks and canoes here during the summer (see </w:t>
      </w:r>
      <w:r w:rsidRPr="00757D40">
        <w:t>https://www.riversportsoutfitters.com/</w:t>
      </w:r>
      <w:r>
        <w:t>).</w:t>
      </w:r>
    </w:p>
    <w:p w14:paraId="65BBCAF8" w14:textId="77777777" w:rsidR="002960BE" w:rsidRDefault="002960BE" w:rsidP="00757D40">
      <w:r w:rsidRPr="00757D40">
        <w:rPr>
          <w:rStyle w:val="bold1"/>
        </w:rPr>
        <w:t>Stop for a bite to eat and a drink on the way back!</w:t>
      </w:r>
      <w:r>
        <w:t xml:space="preserve"> Consider stopping by kid-friendly Walnut Springs Winery (1175 Midway Rd, Knoxville, TN 37914), open Wednesday-Sunday as of this writing.</w:t>
      </w:r>
    </w:p>
    <w:bookmarkEnd w:id="8"/>
    <w:bookmarkEnd w:id="17"/>
    <w:p w14:paraId="3009FC4D" w14:textId="398EA680" w:rsidR="004F5FBB" w:rsidRDefault="002960BE">
      <w:r>
        <w:br w:type="page"/>
      </w:r>
    </w:p>
    <w:p w14:paraId="418B9A1A" w14:textId="12503364" w:rsidR="002960BE" w:rsidRDefault="002960BE" w:rsidP="00DD5D32">
      <w:pPr>
        <w:pStyle w:val="ChapterTitle"/>
      </w:pPr>
      <w:bookmarkStart w:id="24" w:name="trail-2-ijams-riverside"/>
      <w:r>
        <w:lastRenderedPageBreak/>
        <w:t>Ijams Riverside</w:t>
      </w:r>
    </w:p>
    <w:p w14:paraId="23A39F9A" w14:textId="77777777" w:rsidR="002960BE" w:rsidRPr="00687677" w:rsidRDefault="002960BE" w:rsidP="00687677">
      <w:pPr>
        <w:rPr>
          <w:rStyle w:val="bold1"/>
        </w:rPr>
      </w:pPr>
      <w:r w:rsidRPr="00687677">
        <w:rPr>
          <w:rStyle w:val="bold1"/>
        </w:rPr>
        <w:t>Figures included in this chapter:</w:t>
      </w:r>
    </w:p>
    <w:p w14:paraId="572EADB6" w14:textId="4EEFF699" w:rsidR="002960BE" w:rsidRDefault="00997228" w:rsidP="00687677">
      <w:r>
        <w:t xml:space="preserve">3.3 </w:t>
      </w:r>
      <w:r w:rsidR="002960BE">
        <w:t>katie-jo-riverside.jpeg</w:t>
      </w:r>
    </w:p>
    <w:p w14:paraId="5735407F" w14:textId="6D96B796" w:rsidR="008A3C2A" w:rsidRDefault="002960BE" w:rsidP="003D5992">
      <w:r>
        <w:t>trail-02-map.jpeg</w:t>
      </w:r>
    </w:p>
    <w:p w14:paraId="6BB1CA2C" w14:textId="77777777" w:rsidR="002960BE" w:rsidRDefault="002960BE" w:rsidP="00DD5D32">
      <w:pPr>
        <w:pStyle w:val="A-Head"/>
      </w:pPr>
      <w:r>
        <w:t>Overview</w:t>
      </w:r>
    </w:p>
    <w:p w14:paraId="1EA5DF37" w14:textId="77777777" w:rsidR="002960BE" w:rsidRDefault="002960BE" w:rsidP="00637AF2">
      <w:r>
        <w:t>It’s easy to take this destination for granted if you live in Knoxville – we seem to find something new every time we visit! Bring along your baby carrier for this hike, which is meant to be a gentle introduction to what Ijams refers to as the Riverside area. The trail starts by the Ijams Nature Center’s visitor center and meanders down through a deep forest to the river. It continues along the boardwalk trail that happens to follow the side of the very first mile of the Tennessee River. The trail returns back up and over a rocky ridge to return to the visitor center. Ijams offers multiple play areas and links to other trails nearby, so you can make a day of it!</w:t>
      </w:r>
    </w:p>
    <w:p w14:paraId="397E8E07" w14:textId="77777777" w:rsidR="008A3C2A" w:rsidRPr="008A3C2A" w:rsidRDefault="008A3C2A" w:rsidP="008A3C2A">
      <w:pPr>
        <w:pStyle w:val="BodyText"/>
      </w:pPr>
    </w:p>
    <w:p w14:paraId="5C7103BD" w14:textId="77777777" w:rsidR="002960BE" w:rsidRDefault="002960BE" w:rsidP="00DD5D32">
      <w:pPr>
        <w:pStyle w:val="A-Head"/>
      </w:pPr>
      <w:r>
        <w:t>Key Characteristics</w:t>
      </w:r>
    </w:p>
    <w:tbl>
      <w:tblPr>
        <w:tblStyle w:val="Table"/>
        <w:tblW w:w="0" w:type="auto"/>
        <w:tblLook w:val="0020" w:firstRow="1" w:lastRow="0" w:firstColumn="0" w:lastColumn="0" w:noHBand="0" w:noVBand="0"/>
      </w:tblPr>
      <w:tblGrid>
        <w:gridCol w:w="2978"/>
        <w:gridCol w:w="2625"/>
      </w:tblGrid>
      <w:tr w:rsidR="002960BE" w14:paraId="7C9C5352" w14:textId="77777777" w:rsidTr="001A055C">
        <w:trPr>
          <w:cnfStyle w:val="100000000000" w:firstRow="1" w:lastRow="0" w:firstColumn="0" w:lastColumn="0" w:oddVBand="0" w:evenVBand="0" w:oddHBand="0" w:evenHBand="0" w:firstRowFirstColumn="0" w:firstRowLastColumn="0" w:lastRowFirstColumn="0" w:lastRowLastColumn="0"/>
          <w:tblHeader/>
        </w:trPr>
        <w:tc>
          <w:tcPr>
            <w:tcW w:w="0" w:type="auto"/>
          </w:tcPr>
          <w:p w14:paraId="76A963CA" w14:textId="77777777" w:rsidR="002960BE" w:rsidRPr="00DD5D32" w:rsidRDefault="002960BE" w:rsidP="00DD5D32">
            <w:pPr>
              <w:rPr>
                <w:rStyle w:val="bold1"/>
              </w:rPr>
            </w:pPr>
            <w:r w:rsidRPr="00DD5D32">
              <w:rPr>
                <w:rStyle w:val="bold1"/>
              </w:rPr>
              <w:t>Characteristic</w:t>
            </w:r>
          </w:p>
        </w:tc>
        <w:tc>
          <w:tcPr>
            <w:tcW w:w="0" w:type="auto"/>
          </w:tcPr>
          <w:p w14:paraId="5B663F6E" w14:textId="77777777" w:rsidR="002960BE" w:rsidRPr="00DD5D32" w:rsidRDefault="002960BE" w:rsidP="00DD5D32">
            <w:pPr>
              <w:rPr>
                <w:rStyle w:val="bold1"/>
              </w:rPr>
            </w:pPr>
            <w:r w:rsidRPr="00DD5D32">
              <w:rPr>
                <w:rStyle w:val="bold1"/>
              </w:rPr>
              <w:t>Details</w:t>
            </w:r>
          </w:p>
        </w:tc>
      </w:tr>
      <w:tr w:rsidR="002960BE" w14:paraId="4E186762" w14:textId="77777777">
        <w:tc>
          <w:tcPr>
            <w:tcW w:w="0" w:type="auto"/>
          </w:tcPr>
          <w:p w14:paraId="1435745E" w14:textId="77777777" w:rsidR="002960BE" w:rsidRDefault="002960BE" w:rsidP="00DD5D32">
            <w:r>
              <w:t>Time from Knoxville</w:t>
            </w:r>
          </w:p>
        </w:tc>
        <w:tc>
          <w:tcPr>
            <w:tcW w:w="0" w:type="auto"/>
          </w:tcPr>
          <w:p w14:paraId="61BDEC20" w14:textId="77777777" w:rsidR="002960BE" w:rsidRDefault="002960BE" w:rsidP="00DD5D32">
            <w:r>
              <w:t>10-15 mins</w:t>
            </w:r>
          </w:p>
        </w:tc>
      </w:tr>
      <w:tr w:rsidR="002960BE" w14:paraId="566DDAF1" w14:textId="77777777">
        <w:tc>
          <w:tcPr>
            <w:tcW w:w="0" w:type="auto"/>
          </w:tcPr>
          <w:p w14:paraId="1942F9B0" w14:textId="77777777" w:rsidR="002960BE" w:rsidRDefault="002960BE" w:rsidP="00DD5D32">
            <w:r>
              <w:t>Trail Distance (Miles)</w:t>
            </w:r>
          </w:p>
        </w:tc>
        <w:tc>
          <w:tcPr>
            <w:tcW w:w="0" w:type="auto"/>
          </w:tcPr>
          <w:p w14:paraId="39719BAC" w14:textId="77777777" w:rsidR="002960BE" w:rsidRDefault="002960BE" w:rsidP="00DD5D32">
            <w:r>
              <w:t>1.05</w:t>
            </w:r>
          </w:p>
        </w:tc>
      </w:tr>
      <w:tr w:rsidR="002960BE" w14:paraId="0D9F8912" w14:textId="77777777">
        <w:tc>
          <w:tcPr>
            <w:tcW w:w="0" w:type="auto"/>
          </w:tcPr>
          <w:p w14:paraId="4F753800" w14:textId="77777777" w:rsidR="002960BE" w:rsidRDefault="002960BE" w:rsidP="00DD5D32">
            <w:r>
              <w:t>Elevation Change</w:t>
            </w:r>
          </w:p>
        </w:tc>
        <w:tc>
          <w:tcPr>
            <w:tcW w:w="0" w:type="auto"/>
          </w:tcPr>
          <w:p w14:paraId="5EF239C8" w14:textId="77777777" w:rsidR="002960BE" w:rsidRDefault="002960BE" w:rsidP="00DD5D32">
            <w:r>
              <w:t>Moderate</w:t>
            </w:r>
          </w:p>
        </w:tc>
      </w:tr>
      <w:tr w:rsidR="002960BE" w14:paraId="2315AD57" w14:textId="77777777">
        <w:tc>
          <w:tcPr>
            <w:tcW w:w="0" w:type="auto"/>
          </w:tcPr>
          <w:p w14:paraId="3C5A4218" w14:textId="77777777" w:rsidR="002960BE" w:rsidRDefault="002960BE" w:rsidP="00DD5D32">
            <w:r>
              <w:t>Pets</w:t>
            </w:r>
          </w:p>
        </w:tc>
        <w:tc>
          <w:tcPr>
            <w:tcW w:w="0" w:type="auto"/>
          </w:tcPr>
          <w:p w14:paraId="6DA6624A" w14:textId="77777777" w:rsidR="002960BE" w:rsidRDefault="002960BE" w:rsidP="00DD5D32">
            <w:r>
              <w:t>Allowed on leash</w:t>
            </w:r>
          </w:p>
        </w:tc>
      </w:tr>
      <w:tr w:rsidR="002960BE" w14:paraId="3E73A0C8" w14:textId="77777777">
        <w:tc>
          <w:tcPr>
            <w:tcW w:w="0" w:type="auto"/>
          </w:tcPr>
          <w:p w14:paraId="11A7B135" w14:textId="77777777" w:rsidR="002960BE" w:rsidRDefault="002960BE" w:rsidP="00DD5D32">
            <w:r>
              <w:lastRenderedPageBreak/>
              <w:t>Parking Pass/Entrance Fee</w:t>
            </w:r>
          </w:p>
        </w:tc>
        <w:tc>
          <w:tcPr>
            <w:tcW w:w="0" w:type="auto"/>
          </w:tcPr>
          <w:p w14:paraId="6946067C" w14:textId="77777777" w:rsidR="002960BE" w:rsidRDefault="002960BE" w:rsidP="00DD5D32">
            <w:r>
              <w:t>Required (pay on site)</w:t>
            </w:r>
          </w:p>
        </w:tc>
      </w:tr>
      <w:tr w:rsidR="002960BE" w14:paraId="7F99EEA6" w14:textId="77777777">
        <w:tc>
          <w:tcPr>
            <w:tcW w:w="0" w:type="auto"/>
          </w:tcPr>
          <w:p w14:paraId="74EBFB69" w14:textId="77777777" w:rsidR="002960BE" w:rsidRDefault="002960BE" w:rsidP="00DD5D32">
            <w:r>
              <w:t>Restroom(s)</w:t>
            </w:r>
          </w:p>
        </w:tc>
        <w:tc>
          <w:tcPr>
            <w:tcW w:w="0" w:type="auto"/>
          </w:tcPr>
          <w:p w14:paraId="1C18D46C" w14:textId="77777777" w:rsidR="002960BE" w:rsidRDefault="002960BE" w:rsidP="00DD5D32">
            <w:r>
              <w:t>Yes</w:t>
            </w:r>
          </w:p>
        </w:tc>
      </w:tr>
      <w:tr w:rsidR="002960BE" w14:paraId="1E0822A7" w14:textId="77777777">
        <w:tc>
          <w:tcPr>
            <w:tcW w:w="0" w:type="auto"/>
          </w:tcPr>
          <w:p w14:paraId="4F655814" w14:textId="77777777" w:rsidR="002960BE" w:rsidRDefault="002960BE" w:rsidP="00DD5D32">
            <w:r>
              <w:t>Best Ages</w:t>
            </w:r>
          </w:p>
        </w:tc>
        <w:tc>
          <w:tcPr>
            <w:tcW w:w="0" w:type="auto"/>
          </w:tcPr>
          <w:p w14:paraId="7DF0E82E" w14:textId="392F0287" w:rsidR="002960BE" w:rsidRDefault="002960BE" w:rsidP="00DD5D32">
            <w:r>
              <w:t>Toddlers and Little Kids</w:t>
            </w:r>
          </w:p>
        </w:tc>
      </w:tr>
      <w:tr w:rsidR="002960BE" w14:paraId="08740065" w14:textId="77777777">
        <w:tc>
          <w:tcPr>
            <w:tcW w:w="0" w:type="auto"/>
          </w:tcPr>
          <w:p w14:paraId="39261066" w14:textId="77777777" w:rsidR="002960BE" w:rsidRDefault="002960BE" w:rsidP="00DD5D32">
            <w:r>
              <w:t>Accessibility</w:t>
            </w:r>
          </w:p>
        </w:tc>
        <w:tc>
          <w:tcPr>
            <w:tcW w:w="0" w:type="auto"/>
          </w:tcPr>
          <w:p w14:paraId="044FE795" w14:textId="77777777" w:rsidR="002960BE" w:rsidRDefault="002960BE" w:rsidP="00DD5D32">
            <w:r>
              <w:t>Not accessible</w:t>
            </w:r>
          </w:p>
        </w:tc>
      </w:tr>
    </w:tbl>
    <w:p w14:paraId="04F2881B" w14:textId="77777777" w:rsidR="008A3C2A" w:rsidRDefault="008A3C2A" w:rsidP="008A3C2A">
      <w:pPr>
        <w:pStyle w:val="A-Head"/>
      </w:pPr>
    </w:p>
    <w:p w14:paraId="653FDE2F" w14:textId="471B7F61" w:rsidR="002960BE" w:rsidRDefault="002960BE" w:rsidP="008A3C2A">
      <w:pPr>
        <w:pStyle w:val="A-Head"/>
      </w:pPr>
      <w:r>
        <w:t>Directions to the Trailhead</w:t>
      </w:r>
    </w:p>
    <w:p w14:paraId="5E3B9374" w14:textId="77777777" w:rsidR="002960BE" w:rsidRDefault="002960BE" w:rsidP="00637AF2">
      <w:r>
        <w:t>Trailhead Address: Ijams Nature Center, 2915 Island Home Ave, Knoxville, TN 37920</w:t>
      </w:r>
    </w:p>
    <w:p w14:paraId="2E94B5F0" w14:textId="77777777" w:rsidR="002960BE" w:rsidRDefault="002960BE" w:rsidP="00637AF2">
      <w:r>
        <w:t>Trailhead GPS Coordinates: 35.95612, -83.86725</w:t>
      </w:r>
    </w:p>
    <w:p w14:paraId="1A148823" w14:textId="77777777" w:rsidR="002960BE" w:rsidRDefault="002960BE" w:rsidP="00637AF2">
      <w:pPr>
        <w:ind w:firstLine="720"/>
      </w:pPr>
      <w:r>
        <w:t>Use the above address to easily navigate to the parking area. Park in the large parking lot near the Visitor’s Center.</w:t>
      </w:r>
    </w:p>
    <w:p w14:paraId="5395C1A0" w14:textId="77777777" w:rsidR="008A3C2A" w:rsidRDefault="008A3C2A" w:rsidP="008A3C2A">
      <w:pPr>
        <w:pStyle w:val="A-Head"/>
      </w:pPr>
    </w:p>
    <w:p w14:paraId="20B7794A" w14:textId="675C1B72" w:rsidR="002960BE" w:rsidRDefault="002960BE" w:rsidP="008A3C2A">
      <w:pPr>
        <w:pStyle w:val="A-Head"/>
      </w:pPr>
      <w:r>
        <w:t>Trail Description</w:t>
      </w:r>
    </w:p>
    <w:tbl>
      <w:tblPr>
        <w:tblStyle w:val="Table"/>
        <w:tblW w:w="5000" w:type="pct"/>
        <w:tblLayout w:type="fixed"/>
        <w:tblLook w:val="0020" w:firstRow="1" w:lastRow="0" w:firstColumn="0" w:lastColumn="0" w:noHBand="0" w:noVBand="0"/>
      </w:tblPr>
      <w:tblGrid>
        <w:gridCol w:w="2730"/>
        <w:gridCol w:w="6630"/>
      </w:tblGrid>
      <w:tr w:rsidR="002960BE" w14:paraId="33514AB5" w14:textId="77777777" w:rsidTr="001A055C">
        <w:trPr>
          <w:cnfStyle w:val="100000000000" w:firstRow="1" w:lastRow="0" w:firstColumn="0" w:lastColumn="0" w:oddVBand="0" w:evenVBand="0" w:oddHBand="0" w:evenHBand="0" w:firstRowFirstColumn="0" w:firstRowLastColumn="0" w:lastRowFirstColumn="0" w:lastRowLastColumn="0"/>
          <w:tblHeader/>
        </w:trPr>
        <w:tc>
          <w:tcPr>
            <w:tcW w:w="2310" w:type="dxa"/>
          </w:tcPr>
          <w:p w14:paraId="39B4C5CE" w14:textId="77777777" w:rsidR="002960BE" w:rsidRPr="00EE53DB" w:rsidRDefault="002960BE" w:rsidP="00EE53DB">
            <w:pPr>
              <w:rPr>
                <w:rStyle w:val="bold1"/>
              </w:rPr>
            </w:pPr>
            <w:r w:rsidRPr="00EE53DB">
              <w:rPr>
                <w:rStyle w:val="bold1"/>
              </w:rPr>
              <w:t>Distance from Start</w:t>
            </w:r>
          </w:p>
        </w:tc>
        <w:tc>
          <w:tcPr>
            <w:tcW w:w="5610" w:type="dxa"/>
          </w:tcPr>
          <w:p w14:paraId="671532F8" w14:textId="77777777" w:rsidR="002960BE" w:rsidRPr="00EE53DB" w:rsidRDefault="002960BE" w:rsidP="00EE53DB">
            <w:pPr>
              <w:rPr>
                <w:rStyle w:val="bold1"/>
              </w:rPr>
            </w:pPr>
            <w:r w:rsidRPr="00EE53DB">
              <w:rPr>
                <w:rStyle w:val="bold1"/>
              </w:rPr>
              <w:t>Description</w:t>
            </w:r>
          </w:p>
        </w:tc>
      </w:tr>
      <w:tr w:rsidR="002960BE" w14:paraId="451B2721" w14:textId="77777777">
        <w:tc>
          <w:tcPr>
            <w:tcW w:w="2310" w:type="dxa"/>
          </w:tcPr>
          <w:p w14:paraId="50ABC9D6" w14:textId="77777777" w:rsidR="002960BE" w:rsidRDefault="002960BE" w:rsidP="00EE53DB">
            <w:r>
              <w:t>0.0</w:t>
            </w:r>
          </w:p>
        </w:tc>
        <w:tc>
          <w:tcPr>
            <w:tcW w:w="5610" w:type="dxa"/>
          </w:tcPr>
          <w:p w14:paraId="696AE68A" w14:textId="77777777" w:rsidR="002960BE" w:rsidRDefault="002960BE" w:rsidP="00EE53DB">
            <w:r>
              <w:t>Start near the doors to the Visitor’s Center and access the trail via the wooden steps.</w:t>
            </w:r>
          </w:p>
        </w:tc>
      </w:tr>
      <w:tr w:rsidR="002960BE" w14:paraId="145DEFE6" w14:textId="77777777">
        <w:tc>
          <w:tcPr>
            <w:tcW w:w="2310" w:type="dxa"/>
          </w:tcPr>
          <w:p w14:paraId="3DB90584" w14:textId="77777777" w:rsidR="002960BE" w:rsidRDefault="002960BE" w:rsidP="00EE53DB">
            <w:r>
              <w:t>0.05</w:t>
            </w:r>
          </w:p>
        </w:tc>
        <w:tc>
          <w:tcPr>
            <w:tcW w:w="5610" w:type="dxa"/>
          </w:tcPr>
          <w:p w14:paraId="7E155B56" w14:textId="77777777" w:rsidR="002960BE" w:rsidRDefault="002960BE" w:rsidP="00EE53DB">
            <w:r>
              <w:t>Turn left to begin the North Cove Trail.</w:t>
            </w:r>
          </w:p>
        </w:tc>
      </w:tr>
      <w:tr w:rsidR="002960BE" w14:paraId="4B85CAD3" w14:textId="77777777">
        <w:tc>
          <w:tcPr>
            <w:tcW w:w="2310" w:type="dxa"/>
          </w:tcPr>
          <w:p w14:paraId="72C9158E" w14:textId="77777777" w:rsidR="002960BE" w:rsidRDefault="002960BE" w:rsidP="00EE53DB">
            <w:r>
              <w:t>0.2</w:t>
            </w:r>
          </w:p>
        </w:tc>
        <w:tc>
          <w:tcPr>
            <w:tcW w:w="5610" w:type="dxa"/>
          </w:tcPr>
          <w:p w14:paraId="274CE1F9" w14:textId="77777777" w:rsidR="002960BE" w:rsidRDefault="002960BE" w:rsidP="00EE53DB">
            <w:r>
              <w:t>Turn right onto the River Trail.</w:t>
            </w:r>
          </w:p>
        </w:tc>
      </w:tr>
      <w:tr w:rsidR="002960BE" w14:paraId="3ADB1309" w14:textId="77777777">
        <w:tc>
          <w:tcPr>
            <w:tcW w:w="2310" w:type="dxa"/>
          </w:tcPr>
          <w:p w14:paraId="66C2D16C" w14:textId="77777777" w:rsidR="002960BE" w:rsidRDefault="002960BE" w:rsidP="00EE53DB">
            <w:r>
              <w:t>0.4</w:t>
            </w:r>
          </w:p>
        </w:tc>
        <w:tc>
          <w:tcPr>
            <w:tcW w:w="5610" w:type="dxa"/>
          </w:tcPr>
          <w:p w14:paraId="5AE91518" w14:textId="77777777" w:rsidR="002960BE" w:rsidRDefault="002960BE" w:rsidP="00EE53DB">
            <w:r>
              <w:t>Short wooden stairs down to the boardwalk section.</w:t>
            </w:r>
          </w:p>
        </w:tc>
      </w:tr>
      <w:tr w:rsidR="002960BE" w14:paraId="5F8323F9" w14:textId="77777777">
        <w:tc>
          <w:tcPr>
            <w:tcW w:w="2310" w:type="dxa"/>
          </w:tcPr>
          <w:p w14:paraId="01760788" w14:textId="77777777" w:rsidR="002960BE" w:rsidRDefault="002960BE" w:rsidP="00EE53DB">
            <w:r>
              <w:t>0.5</w:t>
            </w:r>
          </w:p>
        </w:tc>
        <w:tc>
          <w:tcPr>
            <w:tcW w:w="5610" w:type="dxa"/>
          </w:tcPr>
          <w:p w14:paraId="280B95EB" w14:textId="77777777" w:rsidR="002960BE" w:rsidRDefault="002960BE" w:rsidP="00EE53DB">
            <w:r>
              <w:t>End of the boardwalk section.</w:t>
            </w:r>
          </w:p>
        </w:tc>
      </w:tr>
      <w:tr w:rsidR="002960BE" w14:paraId="4A0FCE48" w14:textId="77777777">
        <w:tc>
          <w:tcPr>
            <w:tcW w:w="2310" w:type="dxa"/>
          </w:tcPr>
          <w:p w14:paraId="4507F75D" w14:textId="77777777" w:rsidR="002960BE" w:rsidRDefault="002960BE" w:rsidP="00EE53DB">
            <w:r>
              <w:t>0.6</w:t>
            </w:r>
          </w:p>
        </w:tc>
        <w:tc>
          <w:tcPr>
            <w:tcW w:w="5610" w:type="dxa"/>
          </w:tcPr>
          <w:p w14:paraId="5DA97C3B" w14:textId="77777777" w:rsidR="002960BE" w:rsidRDefault="002960BE" w:rsidP="00EE53DB">
            <w:r>
              <w:t>Climb rock steps.</w:t>
            </w:r>
          </w:p>
        </w:tc>
      </w:tr>
      <w:tr w:rsidR="002960BE" w14:paraId="49B7BBFF" w14:textId="77777777">
        <w:tc>
          <w:tcPr>
            <w:tcW w:w="2310" w:type="dxa"/>
          </w:tcPr>
          <w:p w14:paraId="5B697ABE" w14:textId="77777777" w:rsidR="002960BE" w:rsidRDefault="002960BE" w:rsidP="00EE53DB">
            <w:r>
              <w:lastRenderedPageBreak/>
              <w:t>0.7</w:t>
            </w:r>
          </w:p>
        </w:tc>
        <w:tc>
          <w:tcPr>
            <w:tcW w:w="5610" w:type="dxa"/>
          </w:tcPr>
          <w:p w14:paraId="7896BC03" w14:textId="77777777" w:rsidR="002960BE" w:rsidRDefault="002960BE" w:rsidP="00EE53DB">
            <w:r>
              <w:t>Turn right on the Tower Trail (or, optionally, remain on the River Trail to head toward Mead’s Quarry).</w:t>
            </w:r>
          </w:p>
        </w:tc>
      </w:tr>
      <w:tr w:rsidR="002960BE" w14:paraId="60303108" w14:textId="77777777">
        <w:tc>
          <w:tcPr>
            <w:tcW w:w="2310" w:type="dxa"/>
          </w:tcPr>
          <w:p w14:paraId="28B3F7AF" w14:textId="77777777" w:rsidR="002960BE" w:rsidRDefault="002960BE" w:rsidP="00EE53DB">
            <w:r>
              <w:t>0.85</w:t>
            </w:r>
          </w:p>
        </w:tc>
        <w:tc>
          <w:tcPr>
            <w:tcW w:w="5610" w:type="dxa"/>
          </w:tcPr>
          <w:p w14:paraId="1B31CA72" w14:textId="77777777" w:rsidR="002960BE" w:rsidRDefault="002960BE" w:rsidP="00EE53DB">
            <w:r>
              <w:t>Pass an old communication tower at the high point of the trail; begin to descend back to the Visitor’s Center.</w:t>
            </w:r>
          </w:p>
        </w:tc>
      </w:tr>
      <w:tr w:rsidR="002960BE" w14:paraId="70FDE2AD" w14:textId="77777777">
        <w:tc>
          <w:tcPr>
            <w:tcW w:w="2310" w:type="dxa"/>
          </w:tcPr>
          <w:p w14:paraId="33D5F3E5" w14:textId="7B64A0DF" w:rsidR="002960BE" w:rsidRDefault="002960BE" w:rsidP="00EE53DB">
            <w:r>
              <w:t>1.0</w:t>
            </w:r>
            <w:ins w:id="25" w:author="Rosenberg, Joshua" w:date="2026-04-09T16:31:00Z" w16du:dateUtc="2026-04-09T21:31:00Z">
              <w:r w:rsidR="00A758EB">
                <w:t>5</w:t>
              </w:r>
            </w:ins>
            <w:del w:id="26" w:author="Rosenberg, Joshua" w:date="2026-04-09T16:31:00Z" w16du:dateUtc="2026-04-09T21:31:00Z">
              <w:r w:rsidDel="00A758EB">
                <w:delText>3</w:delText>
              </w:r>
            </w:del>
          </w:p>
        </w:tc>
        <w:tc>
          <w:tcPr>
            <w:tcW w:w="5610" w:type="dxa"/>
          </w:tcPr>
          <w:p w14:paraId="31FA78ED" w14:textId="77777777" w:rsidR="002960BE" w:rsidRDefault="002960BE" w:rsidP="00EE53DB">
            <w:r>
              <w:t>Return to the Visitor’s Center.</w:t>
            </w:r>
          </w:p>
        </w:tc>
      </w:tr>
    </w:tbl>
    <w:p w14:paraId="1A44ABC7" w14:textId="77777777" w:rsidR="008A3C2A" w:rsidRDefault="008A3C2A" w:rsidP="008A3C2A">
      <w:pPr>
        <w:pStyle w:val="A-Head"/>
      </w:pPr>
    </w:p>
    <w:p w14:paraId="56EE0B18" w14:textId="0B60C3D0" w:rsidR="002960BE" w:rsidRDefault="002960BE" w:rsidP="008A3C2A">
      <w:pPr>
        <w:pStyle w:val="A-Head"/>
      </w:pPr>
      <w:r>
        <w:t>Nearby</w:t>
      </w:r>
    </w:p>
    <w:p w14:paraId="052C887D" w14:textId="2E8796B2" w:rsidR="002960BE" w:rsidRDefault="002960BE" w:rsidP="00EE53DB">
      <w:r>
        <w:rPr>
          <w:b/>
          <w:bCs/>
        </w:rPr>
        <w:t>Visit</w:t>
      </w:r>
      <w:ins w:id="27" w:author="Rosenberg, Joshua" w:date="2026-04-07T21:21:00Z" w16du:dateUtc="2026-04-08T02:21:00Z">
        <w:r w:rsidR="000D3F17">
          <w:rPr>
            <w:b/>
            <w:bCs/>
          </w:rPr>
          <w:t xml:space="preserve"> </w:t>
        </w:r>
      </w:ins>
      <w:del w:id="28" w:author="Rosenberg, Joshua" w:date="2026-04-07T21:21:00Z" w16du:dateUtc="2026-04-08T02:21:00Z">
        <w:r w:rsidDel="000D3F17">
          <w:rPr>
            <w:b/>
            <w:bCs/>
          </w:rPr>
          <w:delText xml:space="preserve">ing </w:delText>
        </w:r>
      </w:del>
      <w:r>
        <w:rPr>
          <w:b/>
          <w:bCs/>
        </w:rPr>
        <w:t>Jo’s Grove near the Visitor’s Center.</w:t>
      </w:r>
      <w:r>
        <w:t xml:space="preserve"> This area features a fun cabin and a wooded area for kids to play (this is a premier</w:t>
      </w:r>
      <w:del w:id="29" w:author="Rosenberg, Joshua" w:date="2026-04-07T21:30:00Z" w16du:dateUtc="2026-04-08T02:30:00Z">
        <w:r w:rsidDel="00334941">
          <w:delText>e</w:delText>
        </w:r>
      </w:del>
      <w:r>
        <w:t xml:space="preserve"> hide-and-seek spot!</w:t>
      </w:r>
      <w:r w:rsidR="00544FA0">
        <w:t>)</w:t>
      </w:r>
      <w:ins w:id="30" w:author="Rosenberg, Joshua" w:date="2026-04-07T21:14:00Z" w16du:dateUtc="2026-04-08T02:14:00Z">
        <w:r w:rsidR="006B38EF">
          <w:t>.</w:t>
        </w:r>
      </w:ins>
      <w:del w:id="31" w:author="Rosenberg, Joshua" w:date="2026-04-07T21:14:00Z" w16du:dateUtc="2026-04-08T02:14:00Z">
        <w:r w:rsidR="00544FA0" w:rsidDel="006B38EF">
          <w:delText xml:space="preserve"> </w:delText>
        </w:r>
        <w:r w:rsidDel="006B38EF">
          <w:delText>**</w:delText>
        </w:r>
      </w:del>
    </w:p>
    <w:p w14:paraId="187CE50D" w14:textId="77777777" w:rsidR="002960BE" w:rsidRDefault="002960BE" w:rsidP="00EE53DB">
      <w:r>
        <w:rPr>
          <w:b/>
          <w:bCs/>
        </w:rPr>
        <w:t>Grab</w:t>
      </w:r>
      <w:del w:id="32" w:author="Rosenberg, Joshua" w:date="2026-04-07T21:21:00Z" w16du:dateUtc="2026-04-08T02:21:00Z">
        <w:r w:rsidDel="00200D6F">
          <w:rPr>
            <w:b/>
            <w:bCs/>
          </w:rPr>
          <w:delText>bing</w:delText>
        </w:r>
      </w:del>
      <w:r>
        <w:rPr>
          <w:b/>
          <w:bCs/>
        </w:rPr>
        <w:t xml:space="preserve"> a bite to eat on the south side of Knoxville!</w:t>
      </w:r>
      <w:r>
        <w:t xml:space="preserve"> Our favorites include South Coast Pizza (1103 Sevier Ave, Knoxville, TN 37920) and Angry Dumplings Tea (1119 Sevier Ave, Knoxville, TN 37920). Breweries nearby also abound, as well as Suttree Landing Park, which boasts a very fun playground.</w:t>
      </w:r>
    </w:p>
    <w:p w14:paraId="0A6BDBB3" w14:textId="4A6318D7" w:rsidR="002960BE" w:rsidRDefault="002960BE" w:rsidP="00EE53DB">
      <w:r>
        <w:rPr>
          <w:b/>
          <w:bCs/>
        </w:rPr>
        <w:t>See</w:t>
      </w:r>
      <w:del w:id="33" w:author="Rosenberg, Joshua" w:date="2026-04-07T21:16:00Z" w16du:dateUtc="2026-04-08T02:16:00Z">
        <w:r w:rsidDel="00081C86">
          <w:rPr>
            <w:b/>
            <w:bCs/>
          </w:rPr>
          <w:delText>ing</w:delText>
        </w:r>
      </w:del>
      <w:r>
        <w:rPr>
          <w:b/>
          <w:bCs/>
        </w:rPr>
        <w:t xml:space="preserve"> more of what Ijams has to offer</w:t>
      </w:r>
      <w:r>
        <w:t>. Check by checking out the Ijams Crag hike across the road at Mead’</w:t>
      </w:r>
      <w:r w:rsidR="00D70078">
        <w:t>s</w:t>
      </w:r>
      <w:r>
        <w:t xml:space="preserve"> Quar</w:t>
      </w:r>
      <w:ins w:id="34" w:author="Rosenberg, Joshua" w:date="2026-04-07T21:13:00Z" w16du:dateUtc="2026-04-08T02:13:00Z">
        <w:r w:rsidR="00180300">
          <w:t>r</w:t>
        </w:r>
      </w:ins>
      <w:r>
        <w:t>y!</w:t>
      </w:r>
    </w:p>
    <w:bookmarkEnd w:id="24"/>
    <w:p w14:paraId="52FE76CF" w14:textId="6FF979BB" w:rsidR="002960BE" w:rsidRDefault="002960BE">
      <w:r>
        <w:br w:type="page"/>
      </w:r>
    </w:p>
    <w:p w14:paraId="47C0B4F7" w14:textId="7EDECB6B" w:rsidR="002960BE" w:rsidRDefault="002960BE" w:rsidP="00F1579E">
      <w:pPr>
        <w:pStyle w:val="ChapterTitle"/>
      </w:pPr>
      <w:bookmarkStart w:id="35" w:name="trail-3-lakeshore-park"/>
      <w:r>
        <w:lastRenderedPageBreak/>
        <w:t>Lakeshore Park</w:t>
      </w:r>
    </w:p>
    <w:p w14:paraId="46EB3B47" w14:textId="77777777" w:rsidR="002960BE" w:rsidRPr="00F1579E" w:rsidRDefault="002960BE" w:rsidP="00F1579E">
      <w:pPr>
        <w:rPr>
          <w:rStyle w:val="bold1"/>
        </w:rPr>
      </w:pPr>
      <w:r w:rsidRPr="00F1579E">
        <w:rPr>
          <w:rStyle w:val="bold1"/>
        </w:rPr>
        <w:t>Figures included in this chapter:</w:t>
      </w:r>
    </w:p>
    <w:p w14:paraId="494DDA93" w14:textId="3CB149E2" w:rsidR="002960BE" w:rsidRDefault="00997228" w:rsidP="00F1579E">
      <w:r>
        <w:t xml:space="preserve">3.4 </w:t>
      </w:r>
      <w:r w:rsidR="002960BE">
        <w:t>lakeshore-new-edited.jpeg</w:t>
      </w:r>
    </w:p>
    <w:p w14:paraId="4AC713B1" w14:textId="77777777" w:rsidR="002960BE" w:rsidRDefault="002960BE" w:rsidP="00F1579E">
      <w:r>
        <w:t>trail-03-map.jpeg</w:t>
      </w:r>
    </w:p>
    <w:p w14:paraId="524B426B" w14:textId="2CF58321" w:rsidR="002960BE" w:rsidRDefault="00997228" w:rsidP="00F1579E">
      <w:r>
        <w:t xml:space="preserve">3.5 </w:t>
      </w:r>
      <w:r w:rsidR="002960BE">
        <w:t>huie.jpg</w:t>
      </w:r>
    </w:p>
    <w:p w14:paraId="2C3FE9E6" w14:textId="308AB49E" w:rsidR="002960BE" w:rsidRDefault="00997228" w:rsidP="00F1579E">
      <w:r>
        <w:t xml:space="preserve">3.6 </w:t>
      </w:r>
      <w:r w:rsidR="002960BE">
        <w:t>lakeshore sled.jpg</w:t>
      </w:r>
    </w:p>
    <w:p w14:paraId="2AFCED07" w14:textId="77777777" w:rsidR="002960BE" w:rsidRDefault="002960BE" w:rsidP="00F1579E">
      <w:pPr>
        <w:pStyle w:val="A-Head"/>
      </w:pPr>
      <w:r>
        <w:t>Overview</w:t>
      </w:r>
    </w:p>
    <w:p w14:paraId="441E0287" w14:textId="7B79EBDA" w:rsidR="002960BE" w:rsidRDefault="002960BE" w:rsidP="00CD5A52">
      <w:r>
        <w:t>A gem in Knoxville’s city park system, this hike, entirely on a paved path, circles the perimeter of the park, featuring high points, views of the Smokies, and a boardwalk along the river. It also boasts four excellent play areas along the way! Well</w:t>
      </w:r>
      <w:r w:rsidR="00CD5A52">
        <w:t>-</w:t>
      </w:r>
      <w:r>
        <w:t>known, but not overrated, this is a great spot for a hike that could fit into a busy weekend, or even a weeknight, and is great for young ones of all ages, truly offering something for everyone.</w:t>
      </w:r>
    </w:p>
    <w:p w14:paraId="3D2D992B" w14:textId="77777777" w:rsidR="0010046C" w:rsidRDefault="0010046C" w:rsidP="00CD5A52"/>
    <w:p w14:paraId="4E53DED7" w14:textId="77777777" w:rsidR="002960BE" w:rsidRDefault="002960BE" w:rsidP="0010046C">
      <w:pPr>
        <w:pStyle w:val="A-Head"/>
      </w:pPr>
      <w:r>
        <w:t>Key Characteristics</w:t>
      </w:r>
    </w:p>
    <w:tbl>
      <w:tblPr>
        <w:tblStyle w:val="Table"/>
        <w:tblW w:w="0" w:type="auto"/>
        <w:tblLook w:val="0020" w:firstRow="1" w:lastRow="0" w:firstColumn="0" w:lastColumn="0" w:noHBand="0" w:noVBand="0"/>
      </w:tblPr>
      <w:tblGrid>
        <w:gridCol w:w="2978"/>
        <w:gridCol w:w="3623"/>
      </w:tblGrid>
      <w:tr w:rsidR="002960BE" w14:paraId="32359135" w14:textId="77777777" w:rsidTr="003A7282">
        <w:trPr>
          <w:cnfStyle w:val="100000000000" w:firstRow="1" w:lastRow="0" w:firstColumn="0" w:lastColumn="0" w:oddVBand="0" w:evenVBand="0" w:oddHBand="0" w:evenHBand="0" w:firstRowFirstColumn="0" w:firstRowLastColumn="0" w:lastRowFirstColumn="0" w:lastRowLastColumn="0"/>
          <w:tblHeader/>
        </w:trPr>
        <w:tc>
          <w:tcPr>
            <w:tcW w:w="0" w:type="auto"/>
          </w:tcPr>
          <w:p w14:paraId="0298CA3B" w14:textId="77777777" w:rsidR="002960BE" w:rsidRPr="0010046C" w:rsidRDefault="002960BE" w:rsidP="0010046C">
            <w:pPr>
              <w:rPr>
                <w:rStyle w:val="bold1"/>
              </w:rPr>
            </w:pPr>
            <w:r w:rsidRPr="0010046C">
              <w:rPr>
                <w:rStyle w:val="bold1"/>
              </w:rPr>
              <w:t>Characteristic</w:t>
            </w:r>
          </w:p>
        </w:tc>
        <w:tc>
          <w:tcPr>
            <w:tcW w:w="0" w:type="auto"/>
          </w:tcPr>
          <w:p w14:paraId="3A92F108" w14:textId="77777777" w:rsidR="002960BE" w:rsidRPr="0010046C" w:rsidRDefault="002960BE" w:rsidP="0010046C">
            <w:pPr>
              <w:rPr>
                <w:rStyle w:val="bold1"/>
              </w:rPr>
            </w:pPr>
            <w:r w:rsidRPr="0010046C">
              <w:rPr>
                <w:rStyle w:val="bold1"/>
              </w:rPr>
              <w:t>Details</w:t>
            </w:r>
          </w:p>
        </w:tc>
      </w:tr>
      <w:tr w:rsidR="002960BE" w14:paraId="2438B9A7" w14:textId="77777777">
        <w:tc>
          <w:tcPr>
            <w:tcW w:w="0" w:type="auto"/>
          </w:tcPr>
          <w:p w14:paraId="4C106BCE" w14:textId="77777777" w:rsidR="002960BE" w:rsidRDefault="002960BE" w:rsidP="0010046C">
            <w:r>
              <w:t>Time from Knoxville</w:t>
            </w:r>
          </w:p>
        </w:tc>
        <w:tc>
          <w:tcPr>
            <w:tcW w:w="0" w:type="auto"/>
          </w:tcPr>
          <w:p w14:paraId="2D04979A" w14:textId="77777777" w:rsidR="002960BE" w:rsidRDefault="002960BE" w:rsidP="0010046C">
            <w:r>
              <w:t>10-15 mins</w:t>
            </w:r>
          </w:p>
        </w:tc>
      </w:tr>
      <w:tr w:rsidR="002960BE" w14:paraId="3799E691" w14:textId="77777777">
        <w:tc>
          <w:tcPr>
            <w:tcW w:w="0" w:type="auto"/>
          </w:tcPr>
          <w:p w14:paraId="2F36F2D1" w14:textId="77777777" w:rsidR="002960BE" w:rsidRDefault="002960BE" w:rsidP="0010046C">
            <w:r>
              <w:t>Trail Distance (Miles)</w:t>
            </w:r>
          </w:p>
        </w:tc>
        <w:tc>
          <w:tcPr>
            <w:tcW w:w="0" w:type="auto"/>
          </w:tcPr>
          <w:p w14:paraId="6A0E09C6" w14:textId="77777777" w:rsidR="002960BE" w:rsidRDefault="002960BE" w:rsidP="0010046C">
            <w:r>
              <w:t>2.2</w:t>
            </w:r>
          </w:p>
        </w:tc>
      </w:tr>
      <w:tr w:rsidR="002960BE" w14:paraId="368F54AD" w14:textId="77777777">
        <w:tc>
          <w:tcPr>
            <w:tcW w:w="0" w:type="auto"/>
          </w:tcPr>
          <w:p w14:paraId="262F2943" w14:textId="77777777" w:rsidR="002960BE" w:rsidRDefault="002960BE" w:rsidP="0010046C">
            <w:r>
              <w:t>Elevation Change</w:t>
            </w:r>
          </w:p>
        </w:tc>
        <w:tc>
          <w:tcPr>
            <w:tcW w:w="0" w:type="auto"/>
          </w:tcPr>
          <w:p w14:paraId="7A4EA7FB" w14:textId="77777777" w:rsidR="002960BE" w:rsidRDefault="002960BE" w:rsidP="0010046C">
            <w:r>
              <w:t>Gentle</w:t>
            </w:r>
          </w:p>
        </w:tc>
      </w:tr>
      <w:tr w:rsidR="002960BE" w14:paraId="3049C8AE" w14:textId="77777777">
        <w:tc>
          <w:tcPr>
            <w:tcW w:w="0" w:type="auto"/>
          </w:tcPr>
          <w:p w14:paraId="33B03A81" w14:textId="77777777" w:rsidR="002960BE" w:rsidRDefault="002960BE" w:rsidP="0010046C">
            <w:r>
              <w:t>Pets</w:t>
            </w:r>
          </w:p>
        </w:tc>
        <w:tc>
          <w:tcPr>
            <w:tcW w:w="0" w:type="auto"/>
          </w:tcPr>
          <w:p w14:paraId="0AC12F8C" w14:textId="77777777" w:rsidR="002960BE" w:rsidRDefault="002960BE" w:rsidP="0010046C">
            <w:r>
              <w:t>Allowed on leash</w:t>
            </w:r>
          </w:p>
        </w:tc>
      </w:tr>
      <w:tr w:rsidR="002960BE" w14:paraId="0BC1E628" w14:textId="77777777">
        <w:tc>
          <w:tcPr>
            <w:tcW w:w="0" w:type="auto"/>
          </w:tcPr>
          <w:p w14:paraId="19A4853E" w14:textId="77777777" w:rsidR="002960BE" w:rsidRDefault="002960BE" w:rsidP="0010046C">
            <w:r>
              <w:t>Parking Pass/Entrance Fee</w:t>
            </w:r>
          </w:p>
        </w:tc>
        <w:tc>
          <w:tcPr>
            <w:tcW w:w="0" w:type="auto"/>
          </w:tcPr>
          <w:p w14:paraId="579860AE" w14:textId="77777777" w:rsidR="002960BE" w:rsidRDefault="002960BE" w:rsidP="0010046C">
            <w:r>
              <w:t>Not Required</w:t>
            </w:r>
          </w:p>
        </w:tc>
      </w:tr>
      <w:tr w:rsidR="002960BE" w14:paraId="67BC58C7" w14:textId="77777777">
        <w:tc>
          <w:tcPr>
            <w:tcW w:w="0" w:type="auto"/>
          </w:tcPr>
          <w:p w14:paraId="28A73212" w14:textId="77777777" w:rsidR="002960BE" w:rsidRDefault="002960BE" w:rsidP="0010046C">
            <w:r>
              <w:t>Restroom(s)</w:t>
            </w:r>
          </w:p>
        </w:tc>
        <w:tc>
          <w:tcPr>
            <w:tcW w:w="0" w:type="auto"/>
          </w:tcPr>
          <w:p w14:paraId="3138B674" w14:textId="77777777" w:rsidR="002960BE" w:rsidRDefault="002960BE" w:rsidP="0010046C">
            <w:r>
              <w:t>Yes</w:t>
            </w:r>
          </w:p>
        </w:tc>
      </w:tr>
      <w:tr w:rsidR="002960BE" w14:paraId="3C431242" w14:textId="77777777">
        <w:tc>
          <w:tcPr>
            <w:tcW w:w="0" w:type="auto"/>
          </w:tcPr>
          <w:p w14:paraId="3FA6C5ED" w14:textId="77777777" w:rsidR="002960BE" w:rsidRDefault="002960BE" w:rsidP="0010046C">
            <w:r>
              <w:lastRenderedPageBreak/>
              <w:t>Best Ages</w:t>
            </w:r>
          </w:p>
        </w:tc>
        <w:tc>
          <w:tcPr>
            <w:tcW w:w="0" w:type="auto"/>
          </w:tcPr>
          <w:p w14:paraId="7C03E3B2" w14:textId="77777777" w:rsidR="002960BE" w:rsidRDefault="002960BE" w:rsidP="0010046C">
            <w:r>
              <w:t>Toddlers, Little Kids, and Big Kids</w:t>
            </w:r>
          </w:p>
        </w:tc>
      </w:tr>
      <w:tr w:rsidR="002960BE" w14:paraId="686EBF49" w14:textId="77777777">
        <w:tc>
          <w:tcPr>
            <w:tcW w:w="0" w:type="auto"/>
          </w:tcPr>
          <w:p w14:paraId="74204BB6" w14:textId="77777777" w:rsidR="002960BE" w:rsidRDefault="002960BE" w:rsidP="0010046C">
            <w:r>
              <w:t>Accessibility</w:t>
            </w:r>
          </w:p>
        </w:tc>
        <w:tc>
          <w:tcPr>
            <w:tcW w:w="0" w:type="auto"/>
          </w:tcPr>
          <w:p w14:paraId="160567E0" w14:textId="276E10E0" w:rsidR="002960BE" w:rsidRDefault="00B55B72" w:rsidP="0010046C">
            <w:ins w:id="36" w:author="Rosenberg, Joshua" w:date="2026-04-09T16:29:00Z" w16du:dateUtc="2026-04-09T21:29:00Z">
              <w:r>
                <w:t>A</w:t>
              </w:r>
            </w:ins>
            <w:del w:id="37" w:author="Rosenberg, Joshua" w:date="2026-04-09T16:29:00Z" w16du:dateUtc="2026-04-09T21:29:00Z">
              <w:r w:rsidR="002960BE" w:rsidDel="00B55B72">
                <w:delText>Not a</w:delText>
              </w:r>
            </w:del>
            <w:r w:rsidR="002960BE">
              <w:t>ccessible</w:t>
            </w:r>
          </w:p>
        </w:tc>
      </w:tr>
    </w:tbl>
    <w:p w14:paraId="701C5EE2" w14:textId="77777777" w:rsidR="00827DCC" w:rsidRDefault="00827DCC">
      <w:pPr>
        <w:pStyle w:val="Heading3"/>
      </w:pPr>
    </w:p>
    <w:p w14:paraId="7BAD3539" w14:textId="45C6A107" w:rsidR="002960BE" w:rsidRDefault="002960BE" w:rsidP="00827DCC">
      <w:pPr>
        <w:pStyle w:val="A-Head"/>
      </w:pPr>
      <w:r>
        <w:t>Directions to the Trailhead</w:t>
      </w:r>
    </w:p>
    <w:p w14:paraId="3EDFC684" w14:textId="77777777" w:rsidR="002960BE" w:rsidRDefault="002960BE" w:rsidP="00AB3261">
      <w:r>
        <w:t>Trailhead Address: Lakeshore Park, 6014 Lyons View Pike, Knoxville, TN 37919</w:t>
      </w:r>
    </w:p>
    <w:p w14:paraId="29CF84B4" w14:textId="25DA1836" w:rsidR="002960BE" w:rsidRDefault="002960BE" w:rsidP="00AB3261">
      <w:r>
        <w:t xml:space="preserve">Trailhead GPS Coordinates: </w:t>
      </w:r>
      <w:ins w:id="38" w:author="Rosenberg, Joshua" w:date="2026-04-09T16:34:00Z" w16du:dateUtc="2026-04-09T21:34:00Z">
        <w:r w:rsidR="00F32B2A" w:rsidRPr="00F32B2A">
          <w:t>35.92509, -83.99317</w:t>
        </w:r>
      </w:ins>
      <w:del w:id="39" w:author="Rosenberg, Joshua" w:date="2026-04-09T16:34:00Z" w16du:dateUtc="2026-04-09T21:34:00Z">
        <w:r w:rsidDel="00F32B2A">
          <w:delText>35.92389, -83.990</w:delText>
        </w:r>
      </w:del>
    </w:p>
    <w:p w14:paraId="1922C390" w14:textId="77777777" w:rsidR="002960BE" w:rsidRDefault="002960BE" w:rsidP="00AB3261">
      <w:pPr>
        <w:ind w:firstLine="720"/>
      </w:pPr>
      <w:r>
        <w:t>The address above navigates to the park’s main entrance. Our hike starts at a large parking area near the center of the park. To find it, entering Lakeshore from Lyons View Pike, turn onto Cliffside Dr. and park in the large parking area on the right, immediately past Circle Dr. Start on the greenway near the parking lot on the same side of the road on which you are parked. Of course, you can park elsewhere nearby or in any parking area at Lakeshore.</w:t>
      </w:r>
    </w:p>
    <w:p w14:paraId="09A1C1DB" w14:textId="77777777" w:rsidR="00602903" w:rsidRDefault="00602903">
      <w:pPr>
        <w:pStyle w:val="Heading3"/>
      </w:pPr>
    </w:p>
    <w:p w14:paraId="65B51A71" w14:textId="0798BD45" w:rsidR="002960BE" w:rsidRDefault="002960BE" w:rsidP="00602903">
      <w:pPr>
        <w:pStyle w:val="A-Head"/>
      </w:pPr>
      <w:r>
        <w:t>Trail Description</w:t>
      </w:r>
    </w:p>
    <w:tbl>
      <w:tblPr>
        <w:tblStyle w:val="Table"/>
        <w:tblW w:w="5000" w:type="pct"/>
        <w:tblLayout w:type="fixed"/>
        <w:tblLook w:val="0020" w:firstRow="1" w:lastRow="0" w:firstColumn="0" w:lastColumn="0" w:noHBand="0" w:noVBand="0"/>
      </w:tblPr>
      <w:tblGrid>
        <w:gridCol w:w="1117"/>
        <w:gridCol w:w="8243"/>
      </w:tblGrid>
      <w:tr w:rsidR="002960BE" w14:paraId="6BF879DC" w14:textId="77777777" w:rsidTr="003A7282">
        <w:trPr>
          <w:cnfStyle w:val="100000000000" w:firstRow="1" w:lastRow="0" w:firstColumn="0" w:lastColumn="0" w:oddVBand="0" w:evenVBand="0" w:oddHBand="0" w:evenHBand="0" w:firstRowFirstColumn="0" w:firstRowLastColumn="0" w:lastRowFirstColumn="0" w:lastRowLastColumn="0"/>
          <w:tblHeader/>
        </w:trPr>
        <w:tc>
          <w:tcPr>
            <w:tcW w:w="945" w:type="dxa"/>
          </w:tcPr>
          <w:p w14:paraId="6FC4448E" w14:textId="77777777" w:rsidR="002960BE" w:rsidRPr="00602903" w:rsidRDefault="002960BE" w:rsidP="00602903">
            <w:pPr>
              <w:rPr>
                <w:rStyle w:val="bold1"/>
              </w:rPr>
            </w:pPr>
            <w:r w:rsidRPr="00602903">
              <w:rPr>
                <w:rStyle w:val="bold1"/>
              </w:rPr>
              <w:lastRenderedPageBreak/>
              <w:t>Distance from Start</w:t>
            </w:r>
          </w:p>
        </w:tc>
        <w:tc>
          <w:tcPr>
            <w:tcW w:w="6975" w:type="dxa"/>
          </w:tcPr>
          <w:p w14:paraId="5786DDD1" w14:textId="77777777" w:rsidR="002960BE" w:rsidRPr="00602903" w:rsidRDefault="002960BE" w:rsidP="00602903">
            <w:pPr>
              <w:rPr>
                <w:rStyle w:val="bold1"/>
              </w:rPr>
            </w:pPr>
            <w:r w:rsidRPr="00602903">
              <w:rPr>
                <w:rStyle w:val="bold1"/>
              </w:rPr>
              <w:t>Description</w:t>
            </w:r>
          </w:p>
        </w:tc>
      </w:tr>
      <w:tr w:rsidR="002960BE" w14:paraId="5B11F137" w14:textId="77777777">
        <w:tc>
          <w:tcPr>
            <w:tcW w:w="945" w:type="dxa"/>
          </w:tcPr>
          <w:p w14:paraId="3667CC15" w14:textId="77777777" w:rsidR="002960BE" w:rsidRDefault="002960BE" w:rsidP="00602903">
            <w:r>
              <w:t>0.0</w:t>
            </w:r>
          </w:p>
        </w:tc>
        <w:tc>
          <w:tcPr>
            <w:tcW w:w="6975" w:type="dxa"/>
          </w:tcPr>
          <w:p w14:paraId="470D0F54" w14:textId="77777777" w:rsidR="002960BE" w:rsidRDefault="002960BE" w:rsidP="00602903">
            <w:r>
              <w:t>Cross Orchard Drive, heading clockwise on the paved greenway. Note the greenway on the left, which immediately heads toward the Huie Woodland Playground.</w:t>
            </w:r>
          </w:p>
        </w:tc>
      </w:tr>
      <w:tr w:rsidR="002960BE" w14:paraId="214CB9E4" w14:textId="77777777">
        <w:tc>
          <w:tcPr>
            <w:tcW w:w="945" w:type="dxa"/>
          </w:tcPr>
          <w:p w14:paraId="5A5FB3CE" w14:textId="77777777" w:rsidR="002960BE" w:rsidRDefault="002960BE" w:rsidP="00602903">
            <w:r>
              <w:t>0.05</w:t>
            </w:r>
          </w:p>
        </w:tc>
        <w:tc>
          <w:tcPr>
            <w:tcW w:w="6975" w:type="dxa"/>
          </w:tcPr>
          <w:p w14:paraId="2481C419" w14:textId="73B8E9B6" w:rsidR="002960BE" w:rsidRDefault="002960BE" w:rsidP="00602903">
            <w:r>
              <w:t xml:space="preserve">Bench and overlook to the Smokies. Can you spy </w:t>
            </w:r>
            <w:ins w:id="40" w:author="Rosenberg, Joshua" w:date="2026-04-09T16:25:00Z" w16du:dateUtc="2026-04-09T21:25:00Z">
              <w:r w:rsidR="003E1EC1">
                <w:t>Kuwohi</w:t>
              </w:r>
            </w:ins>
            <w:del w:id="41" w:author="Rosenberg, Joshua" w:date="2026-04-09T16:25:00Z" w16du:dateUtc="2026-04-09T21:25:00Z">
              <w:r w:rsidDel="003E1EC1">
                <w:delText>Clingman’s Dome</w:delText>
              </w:r>
            </w:del>
            <w:r>
              <w:t>? Note that Hank Rappé playground is immediately below the greenway (to your right).</w:t>
            </w:r>
          </w:p>
        </w:tc>
      </w:tr>
      <w:tr w:rsidR="002960BE" w14:paraId="2D9208B5" w14:textId="77777777">
        <w:tc>
          <w:tcPr>
            <w:tcW w:w="945" w:type="dxa"/>
          </w:tcPr>
          <w:p w14:paraId="17842C42" w14:textId="77777777" w:rsidR="002960BE" w:rsidRDefault="002960BE" w:rsidP="00602903">
            <w:r>
              <w:t>0.15</w:t>
            </w:r>
          </w:p>
        </w:tc>
        <w:tc>
          <w:tcPr>
            <w:tcW w:w="6975" w:type="dxa"/>
          </w:tcPr>
          <w:p w14:paraId="44A29DF1" w14:textId="77777777" w:rsidR="002960BE" w:rsidRDefault="002960BE" w:rsidP="00602903">
            <w:r>
              <w:t>Short, steep descent!</w:t>
            </w:r>
          </w:p>
        </w:tc>
      </w:tr>
      <w:tr w:rsidR="002960BE" w14:paraId="3AD82410" w14:textId="77777777">
        <w:tc>
          <w:tcPr>
            <w:tcW w:w="945" w:type="dxa"/>
          </w:tcPr>
          <w:p w14:paraId="5664DFA5" w14:textId="77777777" w:rsidR="002960BE" w:rsidRDefault="002960BE" w:rsidP="00602903">
            <w:r>
              <w:t>0.4</w:t>
            </w:r>
          </w:p>
        </w:tc>
        <w:tc>
          <w:tcPr>
            <w:tcW w:w="6975" w:type="dxa"/>
          </w:tcPr>
          <w:p w14:paraId="76E49940" w14:textId="77777777" w:rsidR="002960BE" w:rsidRDefault="002960BE" w:rsidP="00602903">
            <w:r>
              <w:t>Optional boardwalk section (recommended!). Check out the viewing platform overlooking the Tennessee River around 200 feet ahead on the left.</w:t>
            </w:r>
          </w:p>
        </w:tc>
      </w:tr>
      <w:tr w:rsidR="002960BE" w14:paraId="6FA00D0B" w14:textId="77777777">
        <w:tc>
          <w:tcPr>
            <w:tcW w:w="945" w:type="dxa"/>
          </w:tcPr>
          <w:p w14:paraId="10EC3E60" w14:textId="77777777" w:rsidR="002960BE" w:rsidRDefault="002960BE" w:rsidP="00602903">
            <w:r>
              <w:t>0.5</w:t>
            </w:r>
          </w:p>
        </w:tc>
        <w:tc>
          <w:tcPr>
            <w:tcW w:w="6975" w:type="dxa"/>
          </w:tcPr>
          <w:p w14:paraId="5221A411" w14:textId="77777777" w:rsidR="002960BE" w:rsidRDefault="002960BE" w:rsidP="00602903">
            <w:r>
              <w:t>Boardwalk and the primary greenway reconnect.</w:t>
            </w:r>
          </w:p>
        </w:tc>
      </w:tr>
      <w:tr w:rsidR="002960BE" w14:paraId="06A3D12F" w14:textId="77777777">
        <w:tc>
          <w:tcPr>
            <w:tcW w:w="945" w:type="dxa"/>
          </w:tcPr>
          <w:p w14:paraId="6A215C46" w14:textId="77777777" w:rsidR="002960BE" w:rsidRDefault="002960BE" w:rsidP="00602903">
            <w:r>
              <w:t>0.9</w:t>
            </w:r>
          </w:p>
        </w:tc>
        <w:tc>
          <w:tcPr>
            <w:tcW w:w="6975" w:type="dxa"/>
          </w:tcPr>
          <w:p w14:paraId="1CDDDE3F" w14:textId="77777777" w:rsidR="002960BE" w:rsidRDefault="002960BE" w:rsidP="00602903">
            <w:r>
              <w:t>Central Playground on the right.</w:t>
            </w:r>
          </w:p>
        </w:tc>
      </w:tr>
      <w:tr w:rsidR="002960BE" w14:paraId="404059DE" w14:textId="77777777">
        <w:tc>
          <w:tcPr>
            <w:tcW w:w="945" w:type="dxa"/>
          </w:tcPr>
          <w:p w14:paraId="559CB7B0" w14:textId="77777777" w:rsidR="002960BE" w:rsidRDefault="002960BE" w:rsidP="00602903">
            <w:r>
              <w:t>1.2</w:t>
            </w:r>
          </w:p>
        </w:tc>
        <w:tc>
          <w:tcPr>
            <w:tcW w:w="6975" w:type="dxa"/>
          </w:tcPr>
          <w:p w14:paraId="783FBCF1" w14:textId="77777777" w:rsidR="002960BE" w:rsidRDefault="002960BE" w:rsidP="00602903">
            <w:r>
              <w:t>Tower Playground on the right.</w:t>
            </w:r>
          </w:p>
        </w:tc>
      </w:tr>
      <w:tr w:rsidR="002960BE" w14:paraId="53351346" w14:textId="77777777">
        <w:tc>
          <w:tcPr>
            <w:tcW w:w="945" w:type="dxa"/>
          </w:tcPr>
          <w:p w14:paraId="7FC47E46" w14:textId="77777777" w:rsidR="002960BE" w:rsidRDefault="002960BE" w:rsidP="00602903">
            <w:r>
              <w:t>1.5</w:t>
            </w:r>
          </w:p>
        </w:tc>
        <w:tc>
          <w:tcPr>
            <w:tcW w:w="6975" w:type="dxa"/>
          </w:tcPr>
          <w:p w14:paraId="302D4176" w14:textId="77777777" w:rsidR="002960BE" w:rsidRDefault="002960BE" w:rsidP="00602903">
            <w:r>
              <w:t>Ascent (followed by a little hill back down) begins.</w:t>
            </w:r>
          </w:p>
        </w:tc>
      </w:tr>
      <w:tr w:rsidR="002960BE" w14:paraId="60864E41" w14:textId="77777777">
        <w:tc>
          <w:tcPr>
            <w:tcW w:w="945" w:type="dxa"/>
          </w:tcPr>
          <w:p w14:paraId="3631423E" w14:textId="77777777" w:rsidR="002960BE" w:rsidRDefault="002960BE" w:rsidP="00602903">
            <w:r>
              <w:t>2.2</w:t>
            </w:r>
          </w:p>
        </w:tc>
        <w:tc>
          <w:tcPr>
            <w:tcW w:w="6975" w:type="dxa"/>
          </w:tcPr>
          <w:p w14:paraId="1AC707E3" w14:textId="68F8DC28" w:rsidR="002960BE" w:rsidRDefault="002960BE" w:rsidP="00602903">
            <w:del w:id="42" w:author="Rosenberg, Joshua" w:date="2026-04-07T21:16:00Z" w16du:dateUtc="2026-04-08T02:16:00Z">
              <w:r w:rsidDel="00A018C2">
                <w:delText>Traihead</w:delText>
              </w:r>
            </w:del>
            <w:ins w:id="43" w:author="Rosenberg, Joshua" w:date="2026-04-07T21:16:00Z" w16du:dateUtc="2026-04-08T02:16:00Z">
              <w:r w:rsidR="00A018C2">
                <w:t>Trailhead</w:t>
              </w:r>
            </w:ins>
            <w:r>
              <w:t>.</w:t>
            </w:r>
          </w:p>
        </w:tc>
      </w:tr>
    </w:tbl>
    <w:p w14:paraId="12B00B8C" w14:textId="77777777" w:rsidR="00025835" w:rsidRDefault="00025835">
      <w:pPr>
        <w:pStyle w:val="Heading3"/>
      </w:pPr>
    </w:p>
    <w:p w14:paraId="1B74F5B2" w14:textId="3D76D401" w:rsidR="002960BE" w:rsidRDefault="002960BE" w:rsidP="00025835">
      <w:pPr>
        <w:pStyle w:val="A-Head"/>
      </w:pPr>
      <w:r>
        <w:t>Nearby</w:t>
      </w:r>
    </w:p>
    <w:p w14:paraId="71027E95" w14:textId="77777777" w:rsidR="002960BE" w:rsidRDefault="002960BE" w:rsidP="00025835">
      <w:r w:rsidRPr="00025835">
        <w:rPr>
          <w:rStyle w:val="bold1"/>
        </w:rPr>
        <w:t>Enjoy one or more of the many playgrounds!</w:t>
      </w:r>
      <w:r>
        <w:t xml:space="preserve"> There are four awesome playgrounds at Lakeshore: Hank Rappé (universal playground with a bit of everything), Huie Woodland </w:t>
      </w:r>
      <w:r>
        <w:lastRenderedPageBreak/>
        <w:t>(nature-themed), Tower (lots of climbing opportunities, best for kids age 5 and older), and Central (best suited for ages 5 and older, and with workout equipment nearby for adults).</w:t>
      </w:r>
    </w:p>
    <w:p w14:paraId="07BF20EE" w14:textId="4AD0F4BD" w:rsidR="002960BE" w:rsidRDefault="002960BE" w:rsidP="00025835">
      <w:r w:rsidRPr="00025835">
        <w:rPr>
          <w:rStyle w:val="bold1"/>
        </w:rPr>
        <w:t>Bring a picnic!</w:t>
      </w:r>
      <w:r>
        <w:t xml:space="preserve"> Lakeshore seems made for picnics. Enjoy one on a grassy area or one</w:t>
      </w:r>
      <w:ins w:id="44" w:author="Rosenberg, Joshua" w:date="2026-04-07T21:16:00Z" w16du:dateUtc="2026-04-08T02:16:00Z">
        <w:r w:rsidR="00932C8C">
          <w:t xml:space="preserve"> of</w:t>
        </w:r>
      </w:ins>
      <w:r>
        <w:t xml:space="preserve"> numerous seating areas near the Hank Rappé, Tower, and Central playgrounds.</w:t>
      </w:r>
    </w:p>
    <w:bookmarkEnd w:id="35"/>
    <w:p w14:paraId="50BFF8BD" w14:textId="7BA92B5B" w:rsidR="002960BE" w:rsidRDefault="002960BE">
      <w:r>
        <w:br w:type="page"/>
      </w:r>
    </w:p>
    <w:p w14:paraId="116C6169" w14:textId="2CD1F0C3" w:rsidR="002960BE" w:rsidRDefault="002960BE" w:rsidP="00024A0A">
      <w:pPr>
        <w:pStyle w:val="ChapterTitle"/>
      </w:pPr>
      <w:bookmarkStart w:id="45" w:name="trail-4-high-ground-park"/>
      <w:r>
        <w:lastRenderedPageBreak/>
        <w:t>High Ground Park</w:t>
      </w:r>
    </w:p>
    <w:p w14:paraId="05E1B850" w14:textId="77777777" w:rsidR="002960BE" w:rsidRPr="00687677" w:rsidRDefault="002960BE" w:rsidP="00687677">
      <w:pPr>
        <w:rPr>
          <w:rStyle w:val="bold1"/>
        </w:rPr>
      </w:pPr>
      <w:r w:rsidRPr="00687677">
        <w:rPr>
          <w:rStyle w:val="bold1"/>
        </w:rPr>
        <w:t>Figures included in this chapter:</w:t>
      </w:r>
    </w:p>
    <w:p w14:paraId="3F688D42" w14:textId="77777777" w:rsidR="002960BE" w:rsidRDefault="002960BE" w:rsidP="00687677">
      <w:r>
        <w:t>trail-04-figure-01.jpg</w:t>
      </w:r>
    </w:p>
    <w:p w14:paraId="40C21B22" w14:textId="54BD7B51" w:rsidR="00770CB1" w:rsidRDefault="002960BE" w:rsidP="003D5992">
      <w:r>
        <w:t>trail-04-map.jpeg</w:t>
      </w:r>
    </w:p>
    <w:p w14:paraId="7FFFB255" w14:textId="5E5367CD" w:rsidR="002960BE" w:rsidRDefault="002960BE" w:rsidP="00770CB1">
      <w:pPr>
        <w:pStyle w:val="A-Head"/>
      </w:pPr>
      <w:r>
        <w:t>Overview</w:t>
      </w:r>
    </w:p>
    <w:p w14:paraId="0F697313" w14:textId="284C7860" w:rsidR="002960BE" w:rsidRDefault="002960BE" w:rsidP="00954042">
      <w:r>
        <w:t>This is one of the closest hikes to the city center of Knoxville, and it’s stroller-friendly! This short but sweet hike is perfect as a real but accessible outing for toddlers and little kids. The red chairs at the top are a fun stopping point. The deep woods are pretty and offer something new in each season. This could be a great first hike for toddlers – it was one of the first for our little one and made us feel like we could start venturing to other regional hiking destinations.</w:t>
      </w:r>
    </w:p>
    <w:p w14:paraId="7EBBB763" w14:textId="77777777" w:rsidR="009E1BBF" w:rsidRDefault="009E1BBF" w:rsidP="00954042"/>
    <w:p w14:paraId="5B704DAF" w14:textId="77777777" w:rsidR="002960BE" w:rsidRDefault="002960BE" w:rsidP="009E1BBF">
      <w:pPr>
        <w:pStyle w:val="A-Head"/>
      </w:pPr>
      <w:r>
        <w:t>Key Characteristics</w:t>
      </w:r>
    </w:p>
    <w:tbl>
      <w:tblPr>
        <w:tblStyle w:val="Table"/>
        <w:tblW w:w="0" w:type="auto"/>
        <w:tblLook w:val="0020" w:firstRow="1" w:lastRow="0" w:firstColumn="0" w:lastColumn="0" w:noHBand="0" w:noVBand="0"/>
      </w:tblPr>
      <w:tblGrid>
        <w:gridCol w:w="2978"/>
        <w:gridCol w:w="2606"/>
      </w:tblGrid>
      <w:tr w:rsidR="002960BE" w14:paraId="2ACDD529" w14:textId="77777777" w:rsidTr="0071514F">
        <w:trPr>
          <w:cnfStyle w:val="100000000000" w:firstRow="1" w:lastRow="0" w:firstColumn="0" w:lastColumn="0" w:oddVBand="0" w:evenVBand="0" w:oddHBand="0" w:evenHBand="0" w:firstRowFirstColumn="0" w:firstRowLastColumn="0" w:lastRowFirstColumn="0" w:lastRowLastColumn="0"/>
          <w:tblHeader/>
        </w:trPr>
        <w:tc>
          <w:tcPr>
            <w:tcW w:w="0" w:type="auto"/>
          </w:tcPr>
          <w:p w14:paraId="7E610BBC" w14:textId="77777777" w:rsidR="002960BE" w:rsidRPr="009E1BBF" w:rsidRDefault="002960BE" w:rsidP="009E1BBF">
            <w:pPr>
              <w:rPr>
                <w:rStyle w:val="bold1"/>
              </w:rPr>
            </w:pPr>
            <w:r w:rsidRPr="009E1BBF">
              <w:rPr>
                <w:rStyle w:val="bold1"/>
              </w:rPr>
              <w:t>Characteristic</w:t>
            </w:r>
          </w:p>
        </w:tc>
        <w:tc>
          <w:tcPr>
            <w:tcW w:w="0" w:type="auto"/>
          </w:tcPr>
          <w:p w14:paraId="6C0C3157" w14:textId="77777777" w:rsidR="002960BE" w:rsidRPr="009E1BBF" w:rsidRDefault="002960BE" w:rsidP="009E1BBF">
            <w:pPr>
              <w:rPr>
                <w:rStyle w:val="bold1"/>
              </w:rPr>
            </w:pPr>
            <w:r w:rsidRPr="009E1BBF">
              <w:rPr>
                <w:rStyle w:val="bold1"/>
              </w:rPr>
              <w:t>Details</w:t>
            </w:r>
          </w:p>
        </w:tc>
      </w:tr>
      <w:tr w:rsidR="002960BE" w14:paraId="6258AB12" w14:textId="77777777">
        <w:tc>
          <w:tcPr>
            <w:tcW w:w="0" w:type="auto"/>
          </w:tcPr>
          <w:p w14:paraId="357757CB" w14:textId="77777777" w:rsidR="002960BE" w:rsidRDefault="002960BE" w:rsidP="009E1BBF">
            <w:r>
              <w:t>Time from Knoxville</w:t>
            </w:r>
          </w:p>
        </w:tc>
        <w:tc>
          <w:tcPr>
            <w:tcW w:w="0" w:type="auto"/>
          </w:tcPr>
          <w:p w14:paraId="3E6FCEAD" w14:textId="77777777" w:rsidR="002960BE" w:rsidRDefault="002960BE" w:rsidP="009E1BBF">
            <w:r>
              <w:t>10-15 mins</w:t>
            </w:r>
          </w:p>
        </w:tc>
      </w:tr>
      <w:tr w:rsidR="002960BE" w14:paraId="5A9DF20B" w14:textId="77777777">
        <w:tc>
          <w:tcPr>
            <w:tcW w:w="0" w:type="auto"/>
          </w:tcPr>
          <w:p w14:paraId="7EA7C4C6" w14:textId="77777777" w:rsidR="002960BE" w:rsidRDefault="002960BE" w:rsidP="009E1BBF">
            <w:r>
              <w:t>Trail Distance (Miles)</w:t>
            </w:r>
          </w:p>
        </w:tc>
        <w:tc>
          <w:tcPr>
            <w:tcW w:w="0" w:type="auto"/>
          </w:tcPr>
          <w:p w14:paraId="0534EE13" w14:textId="77777777" w:rsidR="002960BE" w:rsidRDefault="002960BE" w:rsidP="009E1BBF">
            <w:r>
              <w:t>0.7</w:t>
            </w:r>
          </w:p>
        </w:tc>
      </w:tr>
      <w:tr w:rsidR="002960BE" w14:paraId="4015C35E" w14:textId="77777777">
        <w:tc>
          <w:tcPr>
            <w:tcW w:w="0" w:type="auto"/>
          </w:tcPr>
          <w:p w14:paraId="785B711A" w14:textId="77777777" w:rsidR="002960BE" w:rsidRDefault="002960BE" w:rsidP="009E1BBF">
            <w:r>
              <w:t>Elevation Change</w:t>
            </w:r>
          </w:p>
        </w:tc>
        <w:tc>
          <w:tcPr>
            <w:tcW w:w="0" w:type="auto"/>
          </w:tcPr>
          <w:p w14:paraId="670EDBDE" w14:textId="77777777" w:rsidR="002960BE" w:rsidRDefault="002960BE" w:rsidP="009E1BBF">
            <w:r>
              <w:t>Gentle</w:t>
            </w:r>
          </w:p>
        </w:tc>
      </w:tr>
      <w:tr w:rsidR="002960BE" w14:paraId="2335C240" w14:textId="77777777">
        <w:tc>
          <w:tcPr>
            <w:tcW w:w="0" w:type="auto"/>
          </w:tcPr>
          <w:p w14:paraId="1DF4C052" w14:textId="77777777" w:rsidR="002960BE" w:rsidRDefault="002960BE" w:rsidP="009E1BBF">
            <w:r>
              <w:t>Pets</w:t>
            </w:r>
          </w:p>
        </w:tc>
        <w:tc>
          <w:tcPr>
            <w:tcW w:w="0" w:type="auto"/>
          </w:tcPr>
          <w:p w14:paraId="5182D517" w14:textId="77777777" w:rsidR="002960BE" w:rsidRDefault="002960BE" w:rsidP="009E1BBF">
            <w:r>
              <w:t>Allowed on leash</w:t>
            </w:r>
          </w:p>
        </w:tc>
      </w:tr>
      <w:tr w:rsidR="002960BE" w14:paraId="2C82B68E" w14:textId="77777777">
        <w:tc>
          <w:tcPr>
            <w:tcW w:w="0" w:type="auto"/>
          </w:tcPr>
          <w:p w14:paraId="6069E47E" w14:textId="77777777" w:rsidR="002960BE" w:rsidRDefault="002960BE" w:rsidP="009E1BBF">
            <w:r>
              <w:t>Parking Pass/Entrance Fee</w:t>
            </w:r>
          </w:p>
        </w:tc>
        <w:tc>
          <w:tcPr>
            <w:tcW w:w="0" w:type="auto"/>
          </w:tcPr>
          <w:p w14:paraId="596FAE68" w14:textId="77777777" w:rsidR="002960BE" w:rsidRDefault="002960BE" w:rsidP="009E1BBF">
            <w:r>
              <w:t>Not Required</w:t>
            </w:r>
          </w:p>
        </w:tc>
      </w:tr>
      <w:tr w:rsidR="002960BE" w14:paraId="258A7D88" w14:textId="77777777">
        <w:tc>
          <w:tcPr>
            <w:tcW w:w="0" w:type="auto"/>
          </w:tcPr>
          <w:p w14:paraId="2DA23935" w14:textId="77777777" w:rsidR="002960BE" w:rsidRDefault="002960BE" w:rsidP="009E1BBF">
            <w:r>
              <w:t>Restroom(s)</w:t>
            </w:r>
          </w:p>
        </w:tc>
        <w:tc>
          <w:tcPr>
            <w:tcW w:w="0" w:type="auto"/>
          </w:tcPr>
          <w:p w14:paraId="43797501" w14:textId="77777777" w:rsidR="002960BE" w:rsidRDefault="002960BE" w:rsidP="009E1BBF">
            <w:r>
              <w:t>No</w:t>
            </w:r>
          </w:p>
        </w:tc>
      </w:tr>
      <w:tr w:rsidR="002960BE" w14:paraId="131307AF" w14:textId="77777777">
        <w:tc>
          <w:tcPr>
            <w:tcW w:w="0" w:type="auto"/>
          </w:tcPr>
          <w:p w14:paraId="4CFE9FE6" w14:textId="77777777" w:rsidR="002960BE" w:rsidRDefault="002960BE" w:rsidP="009E1BBF">
            <w:r>
              <w:t>Best Ages</w:t>
            </w:r>
          </w:p>
        </w:tc>
        <w:tc>
          <w:tcPr>
            <w:tcW w:w="0" w:type="auto"/>
          </w:tcPr>
          <w:p w14:paraId="5F491E0F" w14:textId="77777777" w:rsidR="002960BE" w:rsidRDefault="002960BE" w:rsidP="009E1BBF">
            <w:r>
              <w:t>Toddlers and Little kids</w:t>
            </w:r>
          </w:p>
        </w:tc>
      </w:tr>
      <w:tr w:rsidR="002960BE" w14:paraId="605F1EC1" w14:textId="77777777">
        <w:tc>
          <w:tcPr>
            <w:tcW w:w="0" w:type="auto"/>
          </w:tcPr>
          <w:p w14:paraId="5C1A7D12" w14:textId="77777777" w:rsidR="002960BE" w:rsidRDefault="002960BE" w:rsidP="009E1BBF">
            <w:r>
              <w:lastRenderedPageBreak/>
              <w:t>Accessibility</w:t>
            </w:r>
          </w:p>
        </w:tc>
        <w:tc>
          <w:tcPr>
            <w:tcW w:w="0" w:type="auto"/>
          </w:tcPr>
          <w:p w14:paraId="7F3CF3BA" w14:textId="77777777" w:rsidR="002960BE" w:rsidRDefault="002960BE" w:rsidP="009E1BBF">
            <w:r>
              <w:t>Accessible</w:t>
            </w:r>
          </w:p>
        </w:tc>
      </w:tr>
    </w:tbl>
    <w:p w14:paraId="3B5EAB76" w14:textId="77777777" w:rsidR="00C8206F" w:rsidRDefault="00C8206F">
      <w:pPr>
        <w:pStyle w:val="Heading3"/>
      </w:pPr>
    </w:p>
    <w:p w14:paraId="3C2BB971" w14:textId="70850D5D" w:rsidR="002960BE" w:rsidRDefault="002960BE" w:rsidP="00C8206F">
      <w:pPr>
        <w:pStyle w:val="A-Head"/>
      </w:pPr>
      <w:r>
        <w:t>Directions to the Trailhead</w:t>
      </w:r>
    </w:p>
    <w:p w14:paraId="7475EA08" w14:textId="77777777" w:rsidR="002960BE" w:rsidRDefault="002960BE" w:rsidP="00BB72B1">
      <w:r>
        <w:t>Trailhead Address: High Ground Park, 1000 Cherokee Trail, Knoxville, TN 37920</w:t>
      </w:r>
    </w:p>
    <w:p w14:paraId="6AA027C5" w14:textId="349FE63A" w:rsidR="002960BE" w:rsidRDefault="002960BE" w:rsidP="00BB72B1">
      <w:r>
        <w:t>Trailhead GPS Coordinates: 35.93824, -83.9258</w:t>
      </w:r>
      <w:ins w:id="46" w:author="Rosenberg, Joshua" w:date="2026-04-10T16:29:00Z" w16du:dateUtc="2026-04-10T20:29:00Z">
        <w:r w:rsidR="00822AA3">
          <w:t>0</w:t>
        </w:r>
      </w:ins>
    </w:p>
    <w:p w14:paraId="1D229BF1" w14:textId="77777777" w:rsidR="002960BE" w:rsidRDefault="002960BE" w:rsidP="00BB72B1">
      <w:pPr>
        <w:ind w:firstLine="720"/>
      </w:pPr>
      <w:r>
        <w:t>The trail begins from the parking lot at the above address; look for the paved path near the back of the parking lot. You can’t miss it!</w:t>
      </w:r>
    </w:p>
    <w:p w14:paraId="64902636" w14:textId="77777777" w:rsidR="009C5716" w:rsidRDefault="009C5716" w:rsidP="00BB72B1">
      <w:pPr>
        <w:ind w:firstLine="720"/>
      </w:pPr>
    </w:p>
    <w:p w14:paraId="53C52B31" w14:textId="77777777" w:rsidR="002960BE" w:rsidRDefault="002960BE" w:rsidP="009C5716">
      <w:pPr>
        <w:pStyle w:val="A-Head"/>
      </w:pPr>
      <w:r>
        <w:t>Trail Description</w:t>
      </w:r>
    </w:p>
    <w:tbl>
      <w:tblPr>
        <w:tblStyle w:val="Table"/>
        <w:tblW w:w="5000" w:type="pct"/>
        <w:tblLayout w:type="fixed"/>
        <w:tblLook w:val="0020" w:firstRow="1" w:lastRow="0" w:firstColumn="0" w:lastColumn="0" w:noHBand="0" w:noVBand="0"/>
      </w:tblPr>
      <w:tblGrid>
        <w:gridCol w:w="1327"/>
        <w:gridCol w:w="8033"/>
      </w:tblGrid>
      <w:tr w:rsidR="002960BE" w14:paraId="1F3C01F4" w14:textId="77777777" w:rsidTr="0071514F">
        <w:trPr>
          <w:cnfStyle w:val="100000000000" w:firstRow="1" w:lastRow="0" w:firstColumn="0" w:lastColumn="0" w:oddVBand="0" w:evenVBand="0" w:oddHBand="0" w:evenHBand="0" w:firstRowFirstColumn="0" w:firstRowLastColumn="0" w:lastRowFirstColumn="0" w:lastRowLastColumn="0"/>
          <w:tblHeader/>
        </w:trPr>
        <w:tc>
          <w:tcPr>
            <w:tcW w:w="1123" w:type="dxa"/>
          </w:tcPr>
          <w:p w14:paraId="4E16CAF2" w14:textId="77777777" w:rsidR="002960BE" w:rsidRPr="009C5716" w:rsidRDefault="002960BE" w:rsidP="009C5716">
            <w:pPr>
              <w:rPr>
                <w:rStyle w:val="bold1"/>
              </w:rPr>
            </w:pPr>
            <w:r w:rsidRPr="009C5716">
              <w:rPr>
                <w:rStyle w:val="bold1"/>
              </w:rPr>
              <w:t>Distance from Start</w:t>
            </w:r>
          </w:p>
        </w:tc>
        <w:tc>
          <w:tcPr>
            <w:tcW w:w="6796" w:type="dxa"/>
          </w:tcPr>
          <w:p w14:paraId="5B747F14" w14:textId="77777777" w:rsidR="002960BE" w:rsidRPr="009C5716" w:rsidRDefault="002960BE" w:rsidP="009C5716">
            <w:pPr>
              <w:rPr>
                <w:rStyle w:val="bold1"/>
              </w:rPr>
            </w:pPr>
            <w:r w:rsidRPr="009C5716">
              <w:rPr>
                <w:rStyle w:val="bold1"/>
              </w:rPr>
              <w:t>Description</w:t>
            </w:r>
          </w:p>
        </w:tc>
      </w:tr>
      <w:tr w:rsidR="002960BE" w14:paraId="5ECFAFF1" w14:textId="77777777">
        <w:tc>
          <w:tcPr>
            <w:tcW w:w="1123" w:type="dxa"/>
          </w:tcPr>
          <w:p w14:paraId="5C239F64" w14:textId="7524DE75" w:rsidR="002960BE" w:rsidRDefault="002960BE" w:rsidP="009C5716">
            <w:r>
              <w:t>0</w:t>
            </w:r>
            <w:ins w:id="47" w:author="Rosenberg, Joshua" w:date="2026-04-07T21:31:00Z" w16du:dateUtc="2026-04-08T02:31:00Z">
              <w:r w:rsidR="008B6AF5">
                <w:t>.0</w:t>
              </w:r>
            </w:ins>
          </w:p>
        </w:tc>
        <w:tc>
          <w:tcPr>
            <w:tcW w:w="6796" w:type="dxa"/>
          </w:tcPr>
          <w:p w14:paraId="5DA6B08B" w14:textId="77777777" w:rsidR="002960BE" w:rsidRDefault="002960BE" w:rsidP="009C5716">
            <w:r>
              <w:t>Start off on the trail with a gentle descent.</w:t>
            </w:r>
          </w:p>
        </w:tc>
      </w:tr>
      <w:tr w:rsidR="002960BE" w14:paraId="73DE22ED" w14:textId="77777777">
        <w:tc>
          <w:tcPr>
            <w:tcW w:w="1123" w:type="dxa"/>
          </w:tcPr>
          <w:p w14:paraId="609D9C85" w14:textId="77777777" w:rsidR="002960BE" w:rsidRDefault="002960BE" w:rsidP="009C5716">
            <w:r>
              <w:t>0.1</w:t>
            </w:r>
          </w:p>
        </w:tc>
        <w:tc>
          <w:tcPr>
            <w:tcW w:w="6796" w:type="dxa"/>
          </w:tcPr>
          <w:p w14:paraId="198A90B5" w14:textId="77777777" w:rsidR="002960BE" w:rsidRDefault="002960BE" w:rsidP="009C5716">
            <w:r>
              <w:t>Enter the wooded part of the hike and begin a gentle climb.</w:t>
            </w:r>
          </w:p>
        </w:tc>
      </w:tr>
      <w:tr w:rsidR="002960BE" w14:paraId="6579C2F1" w14:textId="77777777">
        <w:tc>
          <w:tcPr>
            <w:tcW w:w="1123" w:type="dxa"/>
          </w:tcPr>
          <w:p w14:paraId="2BEEE0A0" w14:textId="77777777" w:rsidR="002960BE" w:rsidRDefault="002960BE" w:rsidP="009C5716">
            <w:r>
              <w:t>0.35</w:t>
            </w:r>
          </w:p>
        </w:tc>
        <w:tc>
          <w:tcPr>
            <w:tcW w:w="6796" w:type="dxa"/>
          </w:tcPr>
          <w:p w14:paraId="062C1DA4" w14:textId="77777777" w:rsidR="002960BE" w:rsidRDefault="002960BE" w:rsidP="009C5716">
            <w:r>
              <w:t>Red chairs and the large open area. Head toward the mowed grassy section.</w:t>
            </w:r>
          </w:p>
        </w:tc>
      </w:tr>
      <w:tr w:rsidR="002960BE" w14:paraId="5E786863" w14:textId="77777777">
        <w:tc>
          <w:tcPr>
            <w:tcW w:w="1123" w:type="dxa"/>
          </w:tcPr>
          <w:p w14:paraId="0B387165" w14:textId="77777777" w:rsidR="002960BE" w:rsidRDefault="002960BE" w:rsidP="009C5716">
            <w:r>
              <w:t>0.4</w:t>
            </w:r>
          </w:p>
        </w:tc>
        <w:tc>
          <w:tcPr>
            <w:tcW w:w="6796" w:type="dxa"/>
          </w:tcPr>
          <w:p w14:paraId="0F62DB01" w14:textId="77777777" w:rsidR="002960BE" w:rsidRDefault="002960BE" w:rsidP="009C5716">
            <w:r>
              <w:t>Look for a spur trail that heads to the site of the Fort Higley earthworks, constructed during the Civil War by Union forces.</w:t>
            </w:r>
          </w:p>
        </w:tc>
      </w:tr>
      <w:tr w:rsidR="002960BE" w14:paraId="29DA5E96" w14:textId="77777777">
        <w:tc>
          <w:tcPr>
            <w:tcW w:w="1123" w:type="dxa"/>
          </w:tcPr>
          <w:p w14:paraId="4C49928E" w14:textId="77777777" w:rsidR="002960BE" w:rsidRDefault="002960BE" w:rsidP="009C5716">
            <w:r>
              <w:t>0.7</w:t>
            </w:r>
          </w:p>
        </w:tc>
        <w:tc>
          <w:tcPr>
            <w:tcW w:w="6796" w:type="dxa"/>
          </w:tcPr>
          <w:p w14:paraId="3D881D57" w14:textId="69DE18AB" w:rsidR="002960BE" w:rsidRDefault="002960BE" w:rsidP="009C5716">
            <w:del w:id="48" w:author="Rosenberg, Joshua" w:date="2026-04-07T21:16:00Z" w16du:dateUtc="2026-04-08T02:16:00Z">
              <w:r w:rsidDel="00A018C2">
                <w:delText>Traihead</w:delText>
              </w:r>
            </w:del>
            <w:ins w:id="49" w:author="Rosenberg, Joshua" w:date="2026-04-07T21:16:00Z" w16du:dateUtc="2026-04-08T02:16:00Z">
              <w:r w:rsidR="00A018C2">
                <w:t>Trailhead</w:t>
              </w:r>
            </w:ins>
            <w:r>
              <w:t>.</w:t>
            </w:r>
          </w:p>
        </w:tc>
      </w:tr>
    </w:tbl>
    <w:p w14:paraId="545413D9" w14:textId="77777777" w:rsidR="009C5716" w:rsidRDefault="009C5716">
      <w:pPr>
        <w:pStyle w:val="Heading3"/>
      </w:pPr>
    </w:p>
    <w:p w14:paraId="396B5B03" w14:textId="4B63F252" w:rsidR="002960BE" w:rsidRDefault="002960BE" w:rsidP="009C5716">
      <w:pPr>
        <w:pStyle w:val="A-Head"/>
      </w:pPr>
      <w:r>
        <w:t>Nearby</w:t>
      </w:r>
    </w:p>
    <w:p w14:paraId="668F569B" w14:textId="77777777" w:rsidR="002960BE" w:rsidRDefault="002960BE" w:rsidP="009C5716">
      <w:r w:rsidRPr="009C5716">
        <w:rPr>
          <w:rStyle w:val="bold1"/>
        </w:rPr>
        <w:t>Stop by a fun food hall before or after!</w:t>
      </w:r>
      <w:r>
        <w:t xml:space="preserve"> The nearby Kern’s Food Hall (2201 Kerns Rising Way, Knoxville, TN 37920) has a good range of options and an outdoor play area for kids to romp around.</w:t>
      </w:r>
    </w:p>
    <w:p w14:paraId="23FA7451" w14:textId="25727E0F" w:rsidR="002960BE" w:rsidRDefault="002960BE" w:rsidP="009C5716">
      <w:r w:rsidRPr="009C5716">
        <w:rPr>
          <w:rStyle w:val="bold1"/>
        </w:rPr>
        <w:t>For more outdoor fun, hike the nearby River Bluff Wildlife area.</w:t>
      </w:r>
      <w:r>
        <w:t xml:space="preserve"> The nearby River Bluff Wildlife Area is an interesting counterbalance to the ease of High Ground Park. </w:t>
      </w:r>
      <w:ins w:id="50" w:author="Rosenberg, Joshua" w:date="2026-04-07T21:17:00Z" w16du:dateUtc="2026-04-08T02:17:00Z">
        <w:r w:rsidR="00864948">
          <w:t>I</w:t>
        </w:r>
      </w:ins>
      <w:del w:id="51" w:author="Rosenberg, Joshua" w:date="2026-04-07T21:17:00Z" w16du:dateUtc="2026-04-08T02:17:00Z">
        <w:r w:rsidDel="00864948">
          <w:delText>i</w:delText>
        </w:r>
      </w:del>
      <w:r>
        <w:t>t features a short but rustic hike to a pretty overlook of the city.</w:t>
      </w:r>
      <w:ins w:id="52" w:author="Rosenberg, Joshua" w:date="2026-04-07T21:14:00Z" w16du:dateUtc="2026-04-08T02:14:00Z">
        <w:r w:rsidR="00677CB5">
          <w:t xml:space="preserve"> </w:t>
        </w:r>
      </w:ins>
      <w:del w:id="53" w:author="Rosenberg, Joshua" w:date="2026-04-07T21:14:00Z" w16du:dateUtc="2026-04-08T02:14:00Z">
        <w:r w:rsidDel="008016A9">
          <w:delText xml:space="preserve">**** </w:delText>
        </w:r>
      </w:del>
      <w:r>
        <w:t>Visit Knoxville’s website (</w:t>
      </w:r>
      <w:hyperlink r:id="rId12">
        <w:r>
          <w:rPr>
            <w:rStyle w:val="Hyperlink"/>
          </w:rPr>
          <w:t>https://www.visitknoxville.com/</w:t>
        </w:r>
      </w:hyperlink>
      <w:r>
        <w:t xml:space="preserve">) </w:t>
      </w:r>
      <w:r w:rsidR="009C5716">
        <w:t>for</w:t>
      </w:r>
      <w:r>
        <w:t xml:space="preserve"> more information and a nice map.</w:t>
      </w:r>
    </w:p>
    <w:bookmarkEnd w:id="45"/>
    <w:p w14:paraId="23F13659" w14:textId="7E30A2CF" w:rsidR="002960BE" w:rsidRDefault="002960BE">
      <w:r>
        <w:br w:type="page"/>
      </w:r>
    </w:p>
    <w:p w14:paraId="44A53AF7" w14:textId="77777777" w:rsidR="007A6545" w:rsidRDefault="007A6545" w:rsidP="007A6545">
      <w:pPr>
        <w:pStyle w:val="ChapterTitle"/>
        <w:rPr>
          <w:ins w:id="54" w:author="Rosenberg, Joshua" w:date="2026-04-10T09:43:00Z" w16du:dateUtc="2026-04-10T13:43:00Z"/>
        </w:rPr>
      </w:pPr>
      <w:bookmarkStart w:id="55" w:name="trail-5-ut-arboretum"/>
      <w:ins w:id="56" w:author="Rosenberg, Joshua" w:date="2026-04-10T09:43:00Z" w16du:dateUtc="2026-04-10T13:43:00Z">
        <w:r>
          <w:lastRenderedPageBreak/>
          <w:t>Aspire Park</w:t>
        </w:r>
      </w:ins>
    </w:p>
    <w:p w14:paraId="11D40168" w14:textId="77777777" w:rsidR="007A6545" w:rsidRPr="00586C4F" w:rsidRDefault="007A6545" w:rsidP="007A6545">
      <w:pPr>
        <w:rPr>
          <w:ins w:id="57" w:author="Rosenberg, Joshua" w:date="2026-04-10T09:43:00Z" w16du:dateUtc="2026-04-10T13:43:00Z"/>
          <w:rStyle w:val="bold1"/>
        </w:rPr>
      </w:pPr>
      <w:ins w:id="58" w:author="Rosenberg, Joshua" w:date="2026-04-10T09:43:00Z" w16du:dateUtc="2026-04-10T13:43:00Z">
        <w:r w:rsidRPr="00586C4F">
          <w:rPr>
            <w:rStyle w:val="bold1"/>
          </w:rPr>
          <w:t>Figures included in this chapter:</w:t>
        </w:r>
      </w:ins>
    </w:p>
    <w:p w14:paraId="0D46A6EF" w14:textId="77777777" w:rsidR="007A6545" w:rsidRDefault="007A6545" w:rsidP="007A6545">
      <w:pPr>
        <w:rPr>
          <w:ins w:id="59" w:author="Rosenberg, Joshua" w:date="2026-04-10T12:39:00Z" w16du:dateUtc="2026-04-10T16:39:00Z"/>
        </w:rPr>
      </w:pPr>
      <w:ins w:id="60" w:author="Rosenberg, Joshua" w:date="2026-04-10T09:43:00Z" w16du:dateUtc="2026-04-10T13:43:00Z">
        <w:r>
          <w:t>3.10 maps/Aspire_v2.jpg</w:t>
        </w:r>
      </w:ins>
    </w:p>
    <w:p w14:paraId="1F196F7B" w14:textId="04CF0EB6" w:rsidR="004B1C60" w:rsidRDefault="00AB2D31" w:rsidP="007A6545">
      <w:pPr>
        <w:rPr>
          <w:ins w:id="61" w:author="Rosenberg, Joshua" w:date="2026-04-10T11:56:00Z" w16du:dateUtc="2026-04-10T15:56:00Z"/>
        </w:rPr>
      </w:pPr>
      <w:ins w:id="62" w:author="Rosenberg, Joshua" w:date="2026-04-10T12:47:00Z" w16du:dateUtc="2026-04-10T16:47:00Z">
        <w:r>
          <w:t>a</w:t>
        </w:r>
      </w:ins>
      <w:ins w:id="63" w:author="Rosenberg, Joshua" w:date="2026-04-10T12:39:00Z" w16du:dateUtc="2026-04-10T16:39:00Z">
        <w:r w:rsidR="004B1C60">
          <w:t>spire-</w:t>
        </w:r>
      </w:ins>
      <w:ins w:id="64" w:author="Rosenberg, Joshua" w:date="2026-04-10T12:40:00Z" w16du:dateUtc="2026-04-10T16:40:00Z">
        <w:r w:rsidR="004B1C60">
          <w:t>bike.jpg</w:t>
        </w:r>
      </w:ins>
    </w:p>
    <w:p w14:paraId="593202A5" w14:textId="77777777" w:rsidR="00347F22" w:rsidRDefault="00347F22" w:rsidP="007A6545">
      <w:pPr>
        <w:rPr>
          <w:ins w:id="65" w:author="Rosenberg, Joshua" w:date="2026-04-10T09:43:00Z" w16du:dateUtc="2026-04-10T13:43:00Z"/>
        </w:rPr>
      </w:pPr>
    </w:p>
    <w:p w14:paraId="6A7EE27B" w14:textId="77777777" w:rsidR="007A6545" w:rsidRDefault="007A6545" w:rsidP="007A6545">
      <w:pPr>
        <w:pStyle w:val="A-Head"/>
        <w:rPr>
          <w:ins w:id="66" w:author="Rosenberg, Joshua" w:date="2026-04-10T09:43:00Z" w16du:dateUtc="2026-04-10T13:43:00Z"/>
        </w:rPr>
      </w:pPr>
      <w:ins w:id="67" w:author="Rosenberg, Joshua" w:date="2026-04-10T09:43:00Z" w16du:dateUtc="2026-04-10T13:43:00Z">
        <w:r>
          <w:t>Overview</w:t>
        </w:r>
      </w:ins>
    </w:p>
    <w:p w14:paraId="52E821F8" w14:textId="77777777" w:rsidR="004F5FBB" w:rsidRPr="004F5FBB" w:rsidRDefault="004F5FBB" w:rsidP="004F5FBB">
      <w:pPr>
        <w:rPr>
          <w:ins w:id="68" w:author="Rosenberg, Joshua" w:date="2026-04-10T15:20:00Z"/>
        </w:rPr>
      </w:pPr>
      <w:ins w:id="69" w:author="Rosenberg, Joshua" w:date="2026-04-10T15:20:00Z">
        <w:r w:rsidRPr="004F5FBB">
          <w:t>The hike at Aspire park is unique in that this area is the only hike in this book that is not publicly owned. It was purchased by a foundation created by a local family and it is completely free to visit! The amenities will have your family making return trips for the gentle greenway hike along the Clinch River as well as all the attractions for kids of all ages ranging from playground activities for young and old, a zipline and a little kid-friendly bike park. Not to be overlooked is the restaurant on site, which provides a comfortable area to grab a meal, snack, or ice cream!</w:t>
        </w:r>
      </w:ins>
    </w:p>
    <w:p w14:paraId="0886DCB8" w14:textId="77777777" w:rsidR="007A6545" w:rsidRDefault="007A6545" w:rsidP="007A6545">
      <w:pPr>
        <w:rPr>
          <w:ins w:id="70" w:author="Rosenberg, Joshua" w:date="2026-04-10T09:43:00Z" w16du:dateUtc="2026-04-10T13:43:00Z"/>
        </w:rPr>
      </w:pPr>
    </w:p>
    <w:p w14:paraId="38CE2AE7" w14:textId="77777777" w:rsidR="007A6545" w:rsidRPr="00115256" w:rsidRDefault="007A6545" w:rsidP="007A6545">
      <w:pPr>
        <w:pStyle w:val="A-Head"/>
        <w:rPr>
          <w:ins w:id="71" w:author="Rosenberg, Joshua" w:date="2026-04-10T09:43:00Z" w16du:dateUtc="2026-04-10T13:43:00Z"/>
        </w:rPr>
      </w:pPr>
      <w:ins w:id="72" w:author="Rosenberg, Joshua" w:date="2026-04-10T09:43:00Z" w16du:dateUtc="2026-04-10T13:43:00Z">
        <w:r w:rsidRPr="00115256">
          <w:t>Key Characteristics</w:t>
        </w:r>
      </w:ins>
    </w:p>
    <w:tbl>
      <w:tblPr>
        <w:tblStyle w:val="Table"/>
        <w:tblW w:w="5000" w:type="pct"/>
        <w:tblLayout w:type="fixed"/>
        <w:tblLook w:val="0020" w:firstRow="1" w:lastRow="0" w:firstColumn="0" w:lastColumn="0" w:noHBand="0" w:noVBand="0"/>
      </w:tblPr>
      <w:tblGrid>
        <w:gridCol w:w="4768"/>
        <w:gridCol w:w="4592"/>
      </w:tblGrid>
      <w:tr w:rsidR="007A6545" w14:paraId="14974321" w14:textId="77777777" w:rsidTr="005C4AFF">
        <w:trPr>
          <w:cnfStyle w:val="100000000000" w:firstRow="1" w:lastRow="0" w:firstColumn="0" w:lastColumn="0" w:oddVBand="0" w:evenVBand="0" w:oddHBand="0" w:evenHBand="0" w:firstRowFirstColumn="0" w:firstRowLastColumn="0" w:lastRowFirstColumn="0" w:lastRowLastColumn="0"/>
          <w:tblHeader/>
          <w:ins w:id="73" w:author="Rosenberg, Joshua" w:date="2026-04-10T09:43:00Z"/>
        </w:trPr>
        <w:tc>
          <w:tcPr>
            <w:tcW w:w="4034" w:type="dxa"/>
          </w:tcPr>
          <w:p w14:paraId="5850B243" w14:textId="77777777" w:rsidR="007A6545" w:rsidRPr="00115256" w:rsidRDefault="007A6545" w:rsidP="005C4AFF">
            <w:pPr>
              <w:rPr>
                <w:ins w:id="74" w:author="Rosenberg, Joshua" w:date="2026-04-10T09:43:00Z" w16du:dateUtc="2026-04-10T13:43:00Z"/>
                <w:rStyle w:val="bold1"/>
              </w:rPr>
            </w:pPr>
            <w:ins w:id="75" w:author="Rosenberg, Joshua" w:date="2026-04-10T09:43:00Z" w16du:dateUtc="2026-04-10T13:43:00Z">
              <w:r w:rsidRPr="00115256">
                <w:rPr>
                  <w:rStyle w:val="bold1"/>
                </w:rPr>
                <w:t>Characteristic</w:t>
              </w:r>
            </w:ins>
          </w:p>
        </w:tc>
        <w:tc>
          <w:tcPr>
            <w:tcW w:w="3885" w:type="dxa"/>
          </w:tcPr>
          <w:p w14:paraId="2AD3A615" w14:textId="77777777" w:rsidR="007A6545" w:rsidRPr="00115256" w:rsidRDefault="007A6545" w:rsidP="005C4AFF">
            <w:pPr>
              <w:rPr>
                <w:ins w:id="76" w:author="Rosenberg, Joshua" w:date="2026-04-10T09:43:00Z" w16du:dateUtc="2026-04-10T13:43:00Z"/>
                <w:rStyle w:val="bold1"/>
              </w:rPr>
            </w:pPr>
            <w:ins w:id="77" w:author="Rosenberg, Joshua" w:date="2026-04-10T09:43:00Z" w16du:dateUtc="2026-04-10T13:43:00Z">
              <w:r w:rsidRPr="00115256">
                <w:rPr>
                  <w:rStyle w:val="bold1"/>
                </w:rPr>
                <w:t>Details</w:t>
              </w:r>
            </w:ins>
          </w:p>
        </w:tc>
      </w:tr>
      <w:tr w:rsidR="007A6545" w14:paraId="246C42F7" w14:textId="77777777" w:rsidTr="005C4AFF">
        <w:trPr>
          <w:ins w:id="78" w:author="Rosenberg, Joshua" w:date="2026-04-10T09:43:00Z"/>
        </w:trPr>
        <w:tc>
          <w:tcPr>
            <w:tcW w:w="4034" w:type="dxa"/>
          </w:tcPr>
          <w:p w14:paraId="09F7181E" w14:textId="77777777" w:rsidR="007A6545" w:rsidRDefault="007A6545" w:rsidP="005C4AFF">
            <w:pPr>
              <w:rPr>
                <w:ins w:id="79" w:author="Rosenberg, Joshua" w:date="2026-04-10T09:43:00Z" w16du:dateUtc="2026-04-10T13:43:00Z"/>
              </w:rPr>
            </w:pPr>
            <w:ins w:id="80" w:author="Rosenberg, Joshua" w:date="2026-04-10T09:43:00Z" w16du:dateUtc="2026-04-10T13:43:00Z">
              <w:r>
                <w:t>Time from Knoxville</w:t>
              </w:r>
            </w:ins>
          </w:p>
        </w:tc>
        <w:tc>
          <w:tcPr>
            <w:tcW w:w="3885" w:type="dxa"/>
          </w:tcPr>
          <w:p w14:paraId="6764E32E" w14:textId="77777777" w:rsidR="007A6545" w:rsidRDefault="007A6545" w:rsidP="005C4AFF">
            <w:pPr>
              <w:rPr>
                <w:ins w:id="81" w:author="Rosenberg, Joshua" w:date="2026-04-10T09:43:00Z" w16du:dateUtc="2026-04-10T13:43:00Z"/>
              </w:rPr>
            </w:pPr>
            <w:ins w:id="82" w:author="Rosenberg, Joshua" w:date="2026-04-10T09:43:00Z" w16du:dateUtc="2026-04-10T13:43:00Z">
              <w:r>
                <w:t>30 mins</w:t>
              </w:r>
            </w:ins>
          </w:p>
        </w:tc>
      </w:tr>
      <w:tr w:rsidR="007A6545" w14:paraId="23B383A7" w14:textId="77777777" w:rsidTr="005C4AFF">
        <w:trPr>
          <w:ins w:id="83" w:author="Rosenberg, Joshua" w:date="2026-04-10T09:43:00Z"/>
        </w:trPr>
        <w:tc>
          <w:tcPr>
            <w:tcW w:w="4034" w:type="dxa"/>
          </w:tcPr>
          <w:p w14:paraId="6851BCBE" w14:textId="77777777" w:rsidR="007A6545" w:rsidRDefault="007A6545" w:rsidP="005C4AFF">
            <w:pPr>
              <w:rPr>
                <w:ins w:id="84" w:author="Rosenberg, Joshua" w:date="2026-04-10T09:43:00Z" w16du:dateUtc="2026-04-10T13:43:00Z"/>
              </w:rPr>
            </w:pPr>
            <w:ins w:id="85" w:author="Rosenberg, Joshua" w:date="2026-04-10T09:43:00Z" w16du:dateUtc="2026-04-10T13:43:00Z">
              <w:r>
                <w:t>Trail Distance (Miles)</w:t>
              </w:r>
            </w:ins>
          </w:p>
        </w:tc>
        <w:tc>
          <w:tcPr>
            <w:tcW w:w="3885" w:type="dxa"/>
          </w:tcPr>
          <w:p w14:paraId="22C2BC03" w14:textId="65B62971" w:rsidR="007A6545" w:rsidRDefault="00347F22" w:rsidP="005C4AFF">
            <w:pPr>
              <w:rPr>
                <w:ins w:id="86" w:author="Rosenberg, Joshua" w:date="2026-04-10T09:43:00Z" w16du:dateUtc="2026-04-10T13:43:00Z"/>
              </w:rPr>
            </w:pPr>
            <w:ins w:id="87" w:author="Rosenberg, Joshua" w:date="2026-04-10T11:56:00Z" w16du:dateUtc="2026-04-10T15:56:00Z">
              <w:r>
                <w:t>2.2</w:t>
              </w:r>
            </w:ins>
          </w:p>
        </w:tc>
      </w:tr>
      <w:tr w:rsidR="007A6545" w14:paraId="63AA2EA9" w14:textId="77777777" w:rsidTr="005C4AFF">
        <w:trPr>
          <w:ins w:id="88" w:author="Rosenberg, Joshua" w:date="2026-04-10T09:43:00Z"/>
        </w:trPr>
        <w:tc>
          <w:tcPr>
            <w:tcW w:w="4034" w:type="dxa"/>
          </w:tcPr>
          <w:p w14:paraId="38CE58DD" w14:textId="77777777" w:rsidR="007A6545" w:rsidRDefault="007A6545" w:rsidP="005C4AFF">
            <w:pPr>
              <w:rPr>
                <w:ins w:id="89" w:author="Rosenberg, Joshua" w:date="2026-04-10T09:43:00Z" w16du:dateUtc="2026-04-10T13:43:00Z"/>
              </w:rPr>
            </w:pPr>
            <w:ins w:id="90" w:author="Rosenberg, Joshua" w:date="2026-04-10T09:43:00Z" w16du:dateUtc="2026-04-10T13:43:00Z">
              <w:r>
                <w:t>Elevation Change</w:t>
              </w:r>
            </w:ins>
          </w:p>
        </w:tc>
        <w:tc>
          <w:tcPr>
            <w:tcW w:w="3885" w:type="dxa"/>
          </w:tcPr>
          <w:p w14:paraId="5F33DCCB" w14:textId="77777777" w:rsidR="007A6545" w:rsidRDefault="007A6545" w:rsidP="005C4AFF">
            <w:pPr>
              <w:rPr>
                <w:ins w:id="91" w:author="Rosenberg, Joshua" w:date="2026-04-10T09:43:00Z" w16du:dateUtc="2026-04-10T13:43:00Z"/>
              </w:rPr>
            </w:pPr>
            <w:ins w:id="92" w:author="Rosenberg, Joshua" w:date="2026-04-10T09:43:00Z" w16du:dateUtc="2026-04-10T13:43:00Z">
              <w:r>
                <w:t>Moderate (flat with one steep section)</w:t>
              </w:r>
            </w:ins>
          </w:p>
        </w:tc>
      </w:tr>
      <w:tr w:rsidR="007A6545" w14:paraId="253F2BA0" w14:textId="77777777" w:rsidTr="005C4AFF">
        <w:trPr>
          <w:ins w:id="93" w:author="Rosenberg, Joshua" w:date="2026-04-10T09:43:00Z"/>
        </w:trPr>
        <w:tc>
          <w:tcPr>
            <w:tcW w:w="4034" w:type="dxa"/>
          </w:tcPr>
          <w:p w14:paraId="12CCFE36" w14:textId="77777777" w:rsidR="007A6545" w:rsidRDefault="007A6545" w:rsidP="005C4AFF">
            <w:pPr>
              <w:rPr>
                <w:ins w:id="94" w:author="Rosenberg, Joshua" w:date="2026-04-10T09:43:00Z" w16du:dateUtc="2026-04-10T13:43:00Z"/>
              </w:rPr>
            </w:pPr>
            <w:ins w:id="95" w:author="Rosenberg, Joshua" w:date="2026-04-10T09:43:00Z" w16du:dateUtc="2026-04-10T13:43:00Z">
              <w:r>
                <w:t>Pets</w:t>
              </w:r>
            </w:ins>
          </w:p>
        </w:tc>
        <w:tc>
          <w:tcPr>
            <w:tcW w:w="3885" w:type="dxa"/>
          </w:tcPr>
          <w:p w14:paraId="5D4117E9" w14:textId="77777777" w:rsidR="007A6545" w:rsidRDefault="007A6545" w:rsidP="005C4AFF">
            <w:pPr>
              <w:rPr>
                <w:ins w:id="96" w:author="Rosenberg, Joshua" w:date="2026-04-10T09:43:00Z" w16du:dateUtc="2026-04-10T13:43:00Z"/>
              </w:rPr>
            </w:pPr>
            <w:ins w:id="97" w:author="Rosenberg, Joshua" w:date="2026-04-10T09:43:00Z" w16du:dateUtc="2026-04-10T13:43:00Z">
              <w:r>
                <w:t>Allowed</w:t>
              </w:r>
            </w:ins>
          </w:p>
        </w:tc>
      </w:tr>
      <w:tr w:rsidR="007A6545" w14:paraId="3A8079DF" w14:textId="77777777" w:rsidTr="005C4AFF">
        <w:trPr>
          <w:ins w:id="98" w:author="Rosenberg, Joshua" w:date="2026-04-10T09:43:00Z"/>
        </w:trPr>
        <w:tc>
          <w:tcPr>
            <w:tcW w:w="4034" w:type="dxa"/>
          </w:tcPr>
          <w:p w14:paraId="037954C6" w14:textId="77777777" w:rsidR="007A6545" w:rsidRDefault="007A6545" w:rsidP="005C4AFF">
            <w:pPr>
              <w:rPr>
                <w:ins w:id="99" w:author="Rosenberg, Joshua" w:date="2026-04-10T09:43:00Z" w16du:dateUtc="2026-04-10T13:43:00Z"/>
              </w:rPr>
            </w:pPr>
            <w:ins w:id="100" w:author="Rosenberg, Joshua" w:date="2026-04-10T09:43:00Z" w16du:dateUtc="2026-04-10T13:43:00Z">
              <w:r>
                <w:t>Parking Pass/Entrance Fee</w:t>
              </w:r>
            </w:ins>
          </w:p>
        </w:tc>
        <w:tc>
          <w:tcPr>
            <w:tcW w:w="3885" w:type="dxa"/>
          </w:tcPr>
          <w:p w14:paraId="60B5D385" w14:textId="77777777" w:rsidR="007A6545" w:rsidRDefault="007A6545" w:rsidP="005C4AFF">
            <w:pPr>
              <w:rPr>
                <w:ins w:id="101" w:author="Rosenberg, Joshua" w:date="2026-04-10T09:43:00Z" w16du:dateUtc="2026-04-10T13:43:00Z"/>
              </w:rPr>
            </w:pPr>
            <w:ins w:id="102" w:author="Rosenberg, Joshua" w:date="2026-04-10T09:43:00Z" w16du:dateUtc="2026-04-10T13:43:00Z">
              <w:r>
                <w:t>Not Required</w:t>
              </w:r>
            </w:ins>
          </w:p>
        </w:tc>
      </w:tr>
      <w:tr w:rsidR="007A6545" w14:paraId="271F7461" w14:textId="77777777" w:rsidTr="005C4AFF">
        <w:trPr>
          <w:ins w:id="103" w:author="Rosenberg, Joshua" w:date="2026-04-10T09:43:00Z"/>
        </w:trPr>
        <w:tc>
          <w:tcPr>
            <w:tcW w:w="4034" w:type="dxa"/>
          </w:tcPr>
          <w:p w14:paraId="6DD030B5" w14:textId="77777777" w:rsidR="007A6545" w:rsidRDefault="007A6545" w:rsidP="005C4AFF">
            <w:pPr>
              <w:rPr>
                <w:ins w:id="104" w:author="Rosenberg, Joshua" w:date="2026-04-10T09:43:00Z" w16du:dateUtc="2026-04-10T13:43:00Z"/>
              </w:rPr>
            </w:pPr>
            <w:ins w:id="105" w:author="Rosenberg, Joshua" w:date="2026-04-10T09:43:00Z" w16du:dateUtc="2026-04-10T13:43:00Z">
              <w:r>
                <w:lastRenderedPageBreak/>
                <w:t>Restroom(s)</w:t>
              </w:r>
            </w:ins>
          </w:p>
        </w:tc>
        <w:tc>
          <w:tcPr>
            <w:tcW w:w="3885" w:type="dxa"/>
          </w:tcPr>
          <w:p w14:paraId="66E981A5" w14:textId="486ECCB0" w:rsidR="007A6545" w:rsidRDefault="00BF1D71" w:rsidP="005C4AFF">
            <w:pPr>
              <w:rPr>
                <w:ins w:id="106" w:author="Rosenberg, Joshua" w:date="2026-04-10T09:43:00Z" w16du:dateUtc="2026-04-10T13:43:00Z"/>
              </w:rPr>
            </w:pPr>
            <w:ins w:id="107" w:author="Rosenberg, Joshua" w:date="2026-04-10T12:42:00Z" w16du:dateUtc="2026-04-10T16:42:00Z">
              <w:r>
                <w:t>Yes</w:t>
              </w:r>
            </w:ins>
          </w:p>
        </w:tc>
      </w:tr>
      <w:tr w:rsidR="007A6545" w14:paraId="1D0DB951" w14:textId="77777777" w:rsidTr="005C4AFF">
        <w:trPr>
          <w:ins w:id="108" w:author="Rosenberg, Joshua" w:date="2026-04-10T09:43:00Z"/>
        </w:trPr>
        <w:tc>
          <w:tcPr>
            <w:tcW w:w="4034" w:type="dxa"/>
          </w:tcPr>
          <w:p w14:paraId="7CC0741E" w14:textId="77777777" w:rsidR="007A6545" w:rsidRDefault="007A6545" w:rsidP="005C4AFF">
            <w:pPr>
              <w:rPr>
                <w:ins w:id="109" w:author="Rosenberg, Joshua" w:date="2026-04-10T09:43:00Z" w16du:dateUtc="2026-04-10T13:43:00Z"/>
              </w:rPr>
            </w:pPr>
            <w:ins w:id="110" w:author="Rosenberg, Joshua" w:date="2026-04-10T09:43:00Z" w16du:dateUtc="2026-04-10T13:43:00Z">
              <w:r>
                <w:t>Best Ages</w:t>
              </w:r>
            </w:ins>
          </w:p>
        </w:tc>
        <w:tc>
          <w:tcPr>
            <w:tcW w:w="3885" w:type="dxa"/>
          </w:tcPr>
          <w:p w14:paraId="7E339CA7" w14:textId="77777777" w:rsidR="007A6545" w:rsidRDefault="007A6545" w:rsidP="005C4AFF">
            <w:pPr>
              <w:rPr>
                <w:ins w:id="111" w:author="Rosenberg, Joshua" w:date="2026-04-10T09:43:00Z" w16du:dateUtc="2026-04-10T13:43:00Z"/>
              </w:rPr>
            </w:pPr>
            <w:ins w:id="112" w:author="Rosenberg, Joshua" w:date="2026-04-10T09:43:00Z" w16du:dateUtc="2026-04-10T13:43:00Z">
              <w:r>
                <w:t>Toddlers and Little kids</w:t>
              </w:r>
            </w:ins>
          </w:p>
        </w:tc>
      </w:tr>
      <w:tr w:rsidR="007A6545" w14:paraId="06E64D4A" w14:textId="77777777" w:rsidTr="005C4AFF">
        <w:trPr>
          <w:ins w:id="113" w:author="Rosenberg, Joshua" w:date="2026-04-10T09:43:00Z"/>
        </w:trPr>
        <w:tc>
          <w:tcPr>
            <w:tcW w:w="4034" w:type="dxa"/>
          </w:tcPr>
          <w:p w14:paraId="328B1BA3" w14:textId="77777777" w:rsidR="007A6545" w:rsidRDefault="007A6545" w:rsidP="005C4AFF">
            <w:pPr>
              <w:rPr>
                <w:ins w:id="114" w:author="Rosenberg, Joshua" w:date="2026-04-10T09:43:00Z" w16du:dateUtc="2026-04-10T13:43:00Z"/>
              </w:rPr>
            </w:pPr>
            <w:ins w:id="115" w:author="Rosenberg, Joshua" w:date="2026-04-10T09:43:00Z" w16du:dateUtc="2026-04-10T13:43:00Z">
              <w:r>
                <w:t>Accessibility</w:t>
              </w:r>
            </w:ins>
          </w:p>
        </w:tc>
        <w:tc>
          <w:tcPr>
            <w:tcW w:w="3885" w:type="dxa"/>
          </w:tcPr>
          <w:p w14:paraId="1DB0136F" w14:textId="77777777" w:rsidR="007A6545" w:rsidRDefault="007A6545" w:rsidP="005C4AFF">
            <w:pPr>
              <w:rPr>
                <w:ins w:id="116" w:author="Rosenberg, Joshua" w:date="2026-04-10T09:43:00Z" w16du:dateUtc="2026-04-10T13:43:00Z"/>
              </w:rPr>
            </w:pPr>
            <w:ins w:id="117" w:author="Rosenberg, Joshua" w:date="2026-04-10T09:43:00Z" w16du:dateUtc="2026-04-10T13:43:00Z">
              <w:r>
                <w:t>Accessible</w:t>
              </w:r>
            </w:ins>
          </w:p>
        </w:tc>
      </w:tr>
    </w:tbl>
    <w:p w14:paraId="4C2FB9B1" w14:textId="77777777" w:rsidR="007A6545" w:rsidRDefault="007A6545" w:rsidP="007A6545">
      <w:pPr>
        <w:pStyle w:val="Heading3"/>
        <w:rPr>
          <w:ins w:id="118" w:author="Rosenberg, Joshua" w:date="2026-04-10T09:43:00Z" w16du:dateUtc="2026-04-10T13:43:00Z"/>
        </w:rPr>
      </w:pPr>
    </w:p>
    <w:p w14:paraId="5DF3A2C6" w14:textId="77777777" w:rsidR="007A6545" w:rsidRDefault="007A6545" w:rsidP="007A6545">
      <w:pPr>
        <w:pStyle w:val="A-Head"/>
        <w:rPr>
          <w:ins w:id="119" w:author="Rosenberg, Joshua" w:date="2026-04-10T09:43:00Z" w16du:dateUtc="2026-04-10T13:43:00Z"/>
        </w:rPr>
      </w:pPr>
      <w:ins w:id="120" w:author="Rosenberg, Joshua" w:date="2026-04-10T09:43:00Z" w16du:dateUtc="2026-04-10T13:43:00Z">
        <w:r>
          <w:t>Directions to the Trailhead</w:t>
        </w:r>
      </w:ins>
    </w:p>
    <w:p w14:paraId="66B88036" w14:textId="1169F3F5" w:rsidR="007A6545" w:rsidRDefault="007A6545" w:rsidP="007A6545">
      <w:pPr>
        <w:rPr>
          <w:ins w:id="121" w:author="Rosenberg, Joshua" w:date="2026-04-10T09:43:00Z" w16du:dateUtc="2026-04-10T13:43:00Z"/>
        </w:rPr>
      </w:pPr>
      <w:ins w:id="122" w:author="Rosenberg, Joshua" w:date="2026-04-10T09:43:00Z" w16du:dateUtc="2026-04-10T13:43:00Z">
        <w:r>
          <w:t xml:space="preserve">Trailhead Address: </w:t>
        </w:r>
      </w:ins>
      <w:ins w:id="123" w:author="Rosenberg, Joshua" w:date="2026-04-10T11:53:00Z" w16du:dateUtc="2026-04-10T15:53:00Z">
        <w:r w:rsidR="003F37FD" w:rsidRPr="003F37FD">
          <w:t>777 Aspire Dr, Clinton, TN 37716</w:t>
        </w:r>
      </w:ins>
    </w:p>
    <w:p w14:paraId="4F1B823D" w14:textId="6AF1AD6F" w:rsidR="007A6545" w:rsidRDefault="007A6545" w:rsidP="007A6545">
      <w:pPr>
        <w:rPr>
          <w:ins w:id="124" w:author="Rosenberg, Joshua" w:date="2026-04-10T09:43:00Z" w16du:dateUtc="2026-04-10T13:43:00Z"/>
        </w:rPr>
      </w:pPr>
      <w:ins w:id="125" w:author="Rosenberg, Joshua" w:date="2026-04-10T09:43:00Z" w16du:dateUtc="2026-04-10T13:43:00Z">
        <w:r>
          <w:t xml:space="preserve">Trailhead GPS Coordinates: </w:t>
        </w:r>
      </w:ins>
      <w:ins w:id="126" w:author="Rosenberg, Joshua" w:date="2026-04-10T11:53:00Z" w16du:dateUtc="2026-04-10T15:53:00Z">
        <w:r w:rsidR="003F37FD" w:rsidRPr="003F37FD">
          <w:t>36.08753, -84.12660</w:t>
        </w:r>
      </w:ins>
    </w:p>
    <w:p w14:paraId="6D604A34" w14:textId="013EB40C" w:rsidR="007A6545" w:rsidRDefault="0030573F" w:rsidP="007A6545">
      <w:pPr>
        <w:rPr>
          <w:ins w:id="127" w:author="Rosenberg, Joshua" w:date="2026-04-10T09:43:00Z" w16du:dateUtc="2026-04-10T13:43:00Z"/>
        </w:rPr>
      </w:pPr>
      <w:ins w:id="128" w:author="Rosenberg, Joshua" w:date="2026-04-10T16:22:00Z" w16du:dateUtc="2026-04-10T20:22:00Z">
        <w:r>
          <w:t>Enter from Highway 25 and remain on Aspire Drive until you reach the main parking area (not the parking area for bikers). Find the p</w:t>
        </w:r>
      </w:ins>
      <w:ins w:id="129" w:author="Rosenberg, Joshua" w:date="2026-04-10T16:23:00Z" w16du:dateUtc="2026-04-10T20:23:00Z">
        <w:r>
          <w:t>aved path that connects to the parking area to begin the hike.</w:t>
        </w:r>
      </w:ins>
      <w:ins w:id="130" w:author="Rosenberg, Joshua" w:date="2026-04-10T16:22:00Z" w16du:dateUtc="2026-04-10T20:22:00Z">
        <w:r>
          <w:t xml:space="preserve"> </w:t>
        </w:r>
      </w:ins>
    </w:p>
    <w:tbl>
      <w:tblPr>
        <w:tblStyle w:val="Table"/>
        <w:tblW w:w="5000" w:type="pct"/>
        <w:tblLayout w:type="fixed"/>
        <w:tblLook w:val="0020" w:firstRow="1" w:lastRow="0" w:firstColumn="0" w:lastColumn="0" w:noHBand="0" w:noVBand="0"/>
        <w:tblPrChange w:id="131" w:author="Rosenberg, Joshua" w:date="2026-04-10T12:21:00Z" w16du:dateUtc="2026-04-10T16:21:00Z">
          <w:tblPr>
            <w:tblStyle w:val="Table"/>
            <w:tblW w:w="5000" w:type="pct"/>
            <w:tblLayout w:type="fixed"/>
            <w:tblLook w:val="0020" w:firstRow="1" w:lastRow="0" w:firstColumn="0" w:lastColumn="0" w:noHBand="0" w:noVBand="0"/>
          </w:tblPr>
        </w:tblPrChange>
      </w:tblPr>
      <w:tblGrid>
        <w:gridCol w:w="2210"/>
        <w:gridCol w:w="7150"/>
        <w:tblGridChange w:id="132">
          <w:tblGrid>
            <w:gridCol w:w="2210"/>
            <w:gridCol w:w="7150"/>
          </w:tblGrid>
        </w:tblGridChange>
      </w:tblGrid>
      <w:tr w:rsidR="007A6545" w14:paraId="6E4154BE" w14:textId="77777777" w:rsidTr="00453092">
        <w:trPr>
          <w:cnfStyle w:val="100000000000" w:firstRow="1" w:lastRow="0" w:firstColumn="0" w:lastColumn="0" w:oddVBand="0" w:evenVBand="0" w:oddHBand="0" w:evenHBand="0" w:firstRowFirstColumn="0" w:firstRowLastColumn="0" w:lastRowFirstColumn="0" w:lastRowLastColumn="0"/>
          <w:tblHeader/>
          <w:ins w:id="133" w:author="Rosenberg, Joshua" w:date="2026-04-10T09:43:00Z"/>
          <w:trPrChange w:id="134" w:author="Rosenberg, Joshua" w:date="2026-04-10T12:21:00Z" w16du:dateUtc="2026-04-10T16:21:00Z">
            <w:trPr>
              <w:tblHeader/>
            </w:trPr>
          </w:trPrChange>
        </w:trPr>
        <w:tc>
          <w:tcPr>
            <w:tcW w:w="2210" w:type="dxa"/>
            <w:tcPrChange w:id="135" w:author="Rosenberg, Joshua" w:date="2026-04-10T12:21:00Z" w16du:dateUtc="2026-04-10T16:21:00Z">
              <w:tcPr>
                <w:tcW w:w="1870" w:type="dxa"/>
              </w:tcPr>
            </w:tcPrChange>
          </w:tcPr>
          <w:p w14:paraId="220BAA3F" w14:textId="77777777" w:rsidR="007A6545" w:rsidRPr="00115256" w:rsidRDefault="007A6545" w:rsidP="005C4AFF">
            <w:pPr>
              <w:cnfStyle w:val="100000000000" w:firstRow="1" w:lastRow="0" w:firstColumn="0" w:lastColumn="0" w:oddVBand="0" w:evenVBand="0" w:oddHBand="0" w:evenHBand="0" w:firstRowFirstColumn="0" w:firstRowLastColumn="0" w:lastRowFirstColumn="0" w:lastRowLastColumn="0"/>
              <w:rPr>
                <w:ins w:id="136" w:author="Rosenberg, Joshua" w:date="2026-04-10T09:43:00Z" w16du:dateUtc="2026-04-10T13:43:00Z"/>
                <w:rStyle w:val="bold1"/>
              </w:rPr>
            </w:pPr>
            <w:ins w:id="137" w:author="Rosenberg, Joshua" w:date="2026-04-10T09:43:00Z" w16du:dateUtc="2026-04-10T13:43:00Z">
              <w:r w:rsidRPr="00115256">
                <w:rPr>
                  <w:rStyle w:val="bold1"/>
                </w:rPr>
                <w:t>Distance from Start</w:t>
              </w:r>
            </w:ins>
          </w:p>
        </w:tc>
        <w:tc>
          <w:tcPr>
            <w:tcW w:w="7150" w:type="dxa"/>
            <w:tcPrChange w:id="138" w:author="Rosenberg, Joshua" w:date="2026-04-10T12:21:00Z" w16du:dateUtc="2026-04-10T16:21:00Z">
              <w:tcPr>
                <w:tcW w:w="6050" w:type="dxa"/>
              </w:tcPr>
            </w:tcPrChange>
          </w:tcPr>
          <w:p w14:paraId="348F0862" w14:textId="77777777" w:rsidR="007A6545" w:rsidRPr="00115256" w:rsidRDefault="007A6545" w:rsidP="005C4AFF">
            <w:pPr>
              <w:cnfStyle w:val="100000000000" w:firstRow="1" w:lastRow="0" w:firstColumn="0" w:lastColumn="0" w:oddVBand="0" w:evenVBand="0" w:oddHBand="0" w:evenHBand="0" w:firstRowFirstColumn="0" w:firstRowLastColumn="0" w:lastRowFirstColumn="0" w:lastRowLastColumn="0"/>
              <w:rPr>
                <w:ins w:id="139" w:author="Rosenberg, Joshua" w:date="2026-04-10T09:43:00Z" w16du:dateUtc="2026-04-10T13:43:00Z"/>
                <w:rStyle w:val="bold1"/>
              </w:rPr>
            </w:pPr>
            <w:ins w:id="140" w:author="Rosenberg, Joshua" w:date="2026-04-10T09:43:00Z" w16du:dateUtc="2026-04-10T13:43:00Z">
              <w:r w:rsidRPr="00115256">
                <w:rPr>
                  <w:rStyle w:val="bold1"/>
                </w:rPr>
                <w:t>Description</w:t>
              </w:r>
            </w:ins>
          </w:p>
        </w:tc>
      </w:tr>
      <w:tr w:rsidR="007A6545" w14:paraId="7B0E9D04" w14:textId="77777777" w:rsidTr="00453092">
        <w:trPr>
          <w:ins w:id="141" w:author="Rosenberg, Joshua" w:date="2026-04-10T09:43:00Z"/>
        </w:trPr>
        <w:tc>
          <w:tcPr>
            <w:tcW w:w="2210" w:type="dxa"/>
            <w:tcPrChange w:id="142" w:author="Rosenberg, Joshua" w:date="2026-04-10T12:21:00Z" w16du:dateUtc="2026-04-10T16:21:00Z">
              <w:tcPr>
                <w:tcW w:w="1870" w:type="dxa"/>
              </w:tcPr>
            </w:tcPrChange>
          </w:tcPr>
          <w:p w14:paraId="5B5CDF41" w14:textId="77777777" w:rsidR="007A6545" w:rsidRDefault="007A6545" w:rsidP="005C4AFF">
            <w:pPr>
              <w:rPr>
                <w:ins w:id="143" w:author="Rosenberg, Joshua" w:date="2026-04-10T09:43:00Z" w16du:dateUtc="2026-04-10T13:43:00Z"/>
              </w:rPr>
            </w:pPr>
            <w:ins w:id="144" w:author="Rosenberg, Joshua" w:date="2026-04-10T09:43:00Z" w16du:dateUtc="2026-04-10T13:43:00Z">
              <w:r>
                <w:t>0.0</w:t>
              </w:r>
            </w:ins>
          </w:p>
        </w:tc>
        <w:tc>
          <w:tcPr>
            <w:tcW w:w="7150" w:type="dxa"/>
            <w:tcPrChange w:id="145" w:author="Rosenberg, Joshua" w:date="2026-04-10T12:21:00Z" w16du:dateUtc="2026-04-10T16:21:00Z">
              <w:tcPr>
                <w:tcW w:w="6050" w:type="dxa"/>
              </w:tcPr>
            </w:tcPrChange>
          </w:tcPr>
          <w:p w14:paraId="14ED9F8D" w14:textId="5F241A22" w:rsidR="007A6545" w:rsidRDefault="00D059FD" w:rsidP="005C4AFF">
            <w:pPr>
              <w:rPr>
                <w:ins w:id="146" w:author="Rosenberg, Joshua" w:date="2026-04-10T09:43:00Z" w16du:dateUtc="2026-04-10T13:43:00Z"/>
              </w:rPr>
            </w:pPr>
            <w:ins w:id="147" w:author="Rosenberg, Joshua" w:date="2026-04-10T11:56:00Z" w16du:dateUtc="2026-04-10T15:56:00Z">
              <w:r>
                <w:t>Start</w:t>
              </w:r>
            </w:ins>
            <w:ins w:id="148" w:author="Rosenberg, Joshua" w:date="2026-04-10T12:15:00Z" w16du:dateUtc="2026-04-10T16:15:00Z">
              <w:r w:rsidR="00453092">
                <w:t xml:space="preserve"> </w:t>
              </w:r>
            </w:ins>
            <w:ins w:id="149" w:author="Rosenberg, Joshua" w:date="2026-04-10T12:16:00Z" w16du:dateUtc="2026-04-10T16:16:00Z">
              <w:r w:rsidR="00453092">
                <w:t>on the paved</w:t>
              </w:r>
            </w:ins>
            <w:ins w:id="150" w:author="Rosenberg, Joshua" w:date="2026-04-10T12:15:00Z" w16du:dateUtc="2026-04-10T16:15:00Z">
              <w:r w:rsidR="00453092">
                <w:t xml:space="preserve"> path </w:t>
              </w:r>
            </w:ins>
            <w:ins w:id="151" w:author="Rosenberg, Joshua" w:date="2026-04-10T12:16:00Z" w16du:dateUtc="2026-04-10T16:16:00Z">
              <w:r w:rsidR="00453092">
                <w:t>in the middle of the main parking area.</w:t>
              </w:r>
            </w:ins>
          </w:p>
        </w:tc>
      </w:tr>
      <w:tr w:rsidR="007A6545" w14:paraId="7AB0286F" w14:textId="77777777" w:rsidTr="00453092">
        <w:trPr>
          <w:ins w:id="152" w:author="Rosenberg, Joshua" w:date="2026-04-10T09:43:00Z"/>
        </w:trPr>
        <w:tc>
          <w:tcPr>
            <w:tcW w:w="2210" w:type="dxa"/>
            <w:tcPrChange w:id="153" w:author="Rosenberg, Joshua" w:date="2026-04-10T12:21:00Z" w16du:dateUtc="2026-04-10T16:21:00Z">
              <w:tcPr>
                <w:tcW w:w="1870" w:type="dxa"/>
              </w:tcPr>
            </w:tcPrChange>
          </w:tcPr>
          <w:p w14:paraId="7AAA9684" w14:textId="77777777" w:rsidR="007A6545" w:rsidRDefault="007A6545" w:rsidP="005C4AFF">
            <w:pPr>
              <w:rPr>
                <w:ins w:id="154" w:author="Rosenberg, Joshua" w:date="2026-04-10T09:43:00Z" w16du:dateUtc="2026-04-10T13:43:00Z"/>
              </w:rPr>
            </w:pPr>
            <w:ins w:id="155" w:author="Rosenberg, Joshua" w:date="2026-04-10T09:43:00Z" w16du:dateUtc="2026-04-10T13:43:00Z">
              <w:r>
                <w:t>0.05</w:t>
              </w:r>
            </w:ins>
          </w:p>
        </w:tc>
        <w:tc>
          <w:tcPr>
            <w:tcW w:w="7150" w:type="dxa"/>
            <w:tcPrChange w:id="156" w:author="Rosenberg, Joshua" w:date="2026-04-10T12:21:00Z" w16du:dateUtc="2026-04-10T16:21:00Z">
              <w:tcPr>
                <w:tcW w:w="6050" w:type="dxa"/>
              </w:tcPr>
            </w:tcPrChange>
          </w:tcPr>
          <w:p w14:paraId="7D5D2DBA" w14:textId="4B0C9D5F" w:rsidR="007A6545" w:rsidRDefault="00453092" w:rsidP="005C4AFF">
            <w:pPr>
              <w:rPr>
                <w:ins w:id="157" w:author="Rosenberg, Joshua" w:date="2026-04-10T09:43:00Z" w16du:dateUtc="2026-04-10T13:43:00Z"/>
              </w:rPr>
            </w:pPr>
            <w:ins w:id="158" w:author="Rosenberg, Joshua" w:date="2026-04-10T12:16:00Z" w16du:dateUtc="2026-04-10T16:16:00Z">
              <w:r>
                <w:t>Pass</w:t>
              </w:r>
            </w:ins>
            <w:ins w:id="159" w:author="Rosenberg, Joshua" w:date="2026-04-10T12:17:00Z" w16du:dateUtc="2026-04-10T16:17:00Z">
              <w:r>
                <w:t xml:space="preserve"> in front of the main building on the left (</w:t>
              </w:r>
            </w:ins>
            <w:ins w:id="160" w:author="Rosenberg, Joshua" w:date="2026-04-10T12:18:00Z" w16du:dateUtc="2026-04-10T16:18:00Z">
              <w:r>
                <w:t>with the “Onward and Upward” signage!)</w:t>
              </w:r>
            </w:ins>
            <w:ins w:id="161" w:author="Rosenberg, Joshua" w:date="2026-04-10T12:19:00Z" w16du:dateUtc="2026-04-10T16:19:00Z">
              <w:r>
                <w:t>.</w:t>
              </w:r>
            </w:ins>
          </w:p>
        </w:tc>
      </w:tr>
      <w:tr w:rsidR="007A6545" w14:paraId="1A780507" w14:textId="77777777" w:rsidTr="00453092">
        <w:trPr>
          <w:ins w:id="162" w:author="Rosenberg, Joshua" w:date="2026-04-10T09:43:00Z"/>
        </w:trPr>
        <w:tc>
          <w:tcPr>
            <w:tcW w:w="2210" w:type="dxa"/>
            <w:tcPrChange w:id="163" w:author="Rosenberg, Joshua" w:date="2026-04-10T12:21:00Z" w16du:dateUtc="2026-04-10T16:21:00Z">
              <w:tcPr>
                <w:tcW w:w="1870" w:type="dxa"/>
              </w:tcPr>
            </w:tcPrChange>
          </w:tcPr>
          <w:p w14:paraId="530C31DE" w14:textId="61527C96" w:rsidR="007A6545" w:rsidRDefault="007A6545" w:rsidP="005C4AFF">
            <w:pPr>
              <w:rPr>
                <w:ins w:id="164" w:author="Rosenberg, Joshua" w:date="2026-04-10T09:43:00Z" w16du:dateUtc="2026-04-10T13:43:00Z"/>
              </w:rPr>
            </w:pPr>
            <w:ins w:id="165" w:author="Rosenberg, Joshua" w:date="2026-04-10T09:43:00Z" w16du:dateUtc="2026-04-10T13:43:00Z">
              <w:r>
                <w:t>0.</w:t>
              </w:r>
            </w:ins>
            <w:ins w:id="166" w:author="Rosenberg, Joshua" w:date="2026-04-10T12:18:00Z" w16du:dateUtc="2026-04-10T16:18:00Z">
              <w:r w:rsidR="00453092">
                <w:t>10</w:t>
              </w:r>
            </w:ins>
          </w:p>
        </w:tc>
        <w:tc>
          <w:tcPr>
            <w:tcW w:w="7150" w:type="dxa"/>
            <w:tcPrChange w:id="167" w:author="Rosenberg, Joshua" w:date="2026-04-10T12:21:00Z" w16du:dateUtc="2026-04-10T16:21:00Z">
              <w:tcPr>
                <w:tcW w:w="6050" w:type="dxa"/>
              </w:tcPr>
            </w:tcPrChange>
          </w:tcPr>
          <w:p w14:paraId="15E2021E" w14:textId="5A6F6C4D" w:rsidR="007A6545" w:rsidRDefault="00453092" w:rsidP="005C4AFF">
            <w:pPr>
              <w:rPr>
                <w:ins w:id="168" w:author="Rosenberg, Joshua" w:date="2026-04-10T09:43:00Z" w16du:dateUtc="2026-04-10T13:43:00Z"/>
              </w:rPr>
            </w:pPr>
            <w:ins w:id="169" w:author="Rosenberg, Joshua" w:date="2026-04-10T12:18:00Z" w16du:dateUtc="2026-04-10T16:18:00Z">
              <w:r>
                <w:t>Continue around the main building</w:t>
              </w:r>
            </w:ins>
            <w:ins w:id="170" w:author="Rosenberg, Joshua" w:date="2026-04-10T12:19:00Z" w16du:dateUtc="2026-04-10T16:19:00Z">
              <w:r>
                <w:t>, passing the playground on the left.</w:t>
              </w:r>
            </w:ins>
          </w:p>
        </w:tc>
      </w:tr>
      <w:tr w:rsidR="007A6545" w14:paraId="1B62EC30" w14:textId="77777777" w:rsidTr="00453092">
        <w:trPr>
          <w:trHeight w:val="216"/>
          <w:ins w:id="171" w:author="Rosenberg, Joshua" w:date="2026-04-10T09:43:00Z"/>
        </w:trPr>
        <w:tc>
          <w:tcPr>
            <w:tcW w:w="2210" w:type="dxa"/>
            <w:tcPrChange w:id="172" w:author="Rosenberg, Joshua" w:date="2026-04-10T12:21:00Z" w16du:dateUtc="2026-04-10T16:21:00Z">
              <w:tcPr>
                <w:tcW w:w="1870" w:type="dxa"/>
              </w:tcPr>
            </w:tcPrChange>
          </w:tcPr>
          <w:p w14:paraId="0965A601" w14:textId="42D5876F" w:rsidR="007A6545" w:rsidRDefault="00453092" w:rsidP="005C4AFF">
            <w:pPr>
              <w:rPr>
                <w:ins w:id="173" w:author="Rosenberg, Joshua" w:date="2026-04-10T09:43:00Z" w16du:dateUtc="2026-04-10T13:43:00Z"/>
              </w:rPr>
            </w:pPr>
            <w:ins w:id="174" w:author="Rosenberg, Joshua" w:date="2026-04-10T12:19:00Z" w16du:dateUtc="2026-04-10T16:19:00Z">
              <w:r>
                <w:t>0.20</w:t>
              </w:r>
            </w:ins>
          </w:p>
        </w:tc>
        <w:tc>
          <w:tcPr>
            <w:tcW w:w="7150" w:type="dxa"/>
            <w:tcPrChange w:id="175" w:author="Rosenberg, Joshua" w:date="2026-04-10T12:21:00Z" w16du:dateUtc="2026-04-10T16:21:00Z">
              <w:tcPr>
                <w:tcW w:w="6050" w:type="dxa"/>
              </w:tcPr>
            </w:tcPrChange>
          </w:tcPr>
          <w:p w14:paraId="1B9E1A48" w14:textId="2BF42560" w:rsidR="007A6545" w:rsidRDefault="00453092" w:rsidP="005C4AFF">
            <w:pPr>
              <w:rPr>
                <w:ins w:id="176" w:author="Rosenberg, Joshua" w:date="2026-04-10T09:43:00Z" w16du:dateUtc="2026-04-10T13:43:00Z"/>
              </w:rPr>
            </w:pPr>
            <w:ins w:id="177" w:author="Rosenberg, Joshua" w:date="2026-04-10T12:21:00Z" w16du:dateUtc="2026-04-10T16:21:00Z">
              <w:r>
                <w:t>B</w:t>
              </w:r>
            </w:ins>
            <w:ins w:id="178" w:author="Rosenberg, Joshua" w:date="2026-04-10T12:19:00Z" w16du:dateUtc="2026-04-10T16:19:00Z">
              <w:r>
                <w:t xml:space="preserve">ike </w:t>
              </w:r>
            </w:ins>
            <w:ins w:id="179" w:author="Rosenberg, Joshua" w:date="2026-04-10T12:28:00Z" w16du:dateUtc="2026-04-10T16:28:00Z">
              <w:r w:rsidR="00B304C7">
                <w:t>Pump Track &amp; Jump Line</w:t>
              </w:r>
            </w:ins>
            <w:ins w:id="180" w:author="Rosenberg, Joshua" w:date="2026-04-10T12:19:00Z" w16du:dateUtc="2026-04-10T16:19:00Z">
              <w:r>
                <w:t xml:space="preserve"> on the left</w:t>
              </w:r>
            </w:ins>
            <w:ins w:id="181" w:author="Rosenberg, Joshua" w:date="2026-04-10T12:29:00Z" w16du:dateUtc="2026-04-10T16:29:00Z">
              <w:r w:rsidR="00B304C7">
                <w:t>.</w:t>
              </w:r>
            </w:ins>
          </w:p>
        </w:tc>
      </w:tr>
      <w:tr w:rsidR="007A6545" w14:paraId="2D221070" w14:textId="77777777" w:rsidTr="00453092">
        <w:trPr>
          <w:ins w:id="182" w:author="Rosenberg, Joshua" w:date="2026-04-10T09:43:00Z"/>
        </w:trPr>
        <w:tc>
          <w:tcPr>
            <w:tcW w:w="2210" w:type="dxa"/>
            <w:tcPrChange w:id="183" w:author="Rosenberg, Joshua" w:date="2026-04-10T12:21:00Z" w16du:dateUtc="2026-04-10T16:21:00Z">
              <w:tcPr>
                <w:tcW w:w="1870" w:type="dxa"/>
              </w:tcPr>
            </w:tcPrChange>
          </w:tcPr>
          <w:p w14:paraId="3D0BB179" w14:textId="6AA84914" w:rsidR="007A6545" w:rsidRDefault="00453092" w:rsidP="005C4AFF">
            <w:pPr>
              <w:rPr>
                <w:ins w:id="184" w:author="Rosenberg, Joshua" w:date="2026-04-10T09:43:00Z" w16du:dateUtc="2026-04-10T13:43:00Z"/>
              </w:rPr>
            </w:pPr>
            <w:ins w:id="185" w:author="Rosenberg, Joshua" w:date="2026-04-10T12:20:00Z" w16du:dateUtc="2026-04-10T16:20:00Z">
              <w:r>
                <w:t>0.35</w:t>
              </w:r>
            </w:ins>
          </w:p>
        </w:tc>
        <w:tc>
          <w:tcPr>
            <w:tcW w:w="7150" w:type="dxa"/>
            <w:tcPrChange w:id="186" w:author="Rosenberg, Joshua" w:date="2026-04-10T12:21:00Z" w16du:dateUtc="2026-04-10T16:21:00Z">
              <w:tcPr>
                <w:tcW w:w="6050" w:type="dxa"/>
              </w:tcPr>
            </w:tcPrChange>
          </w:tcPr>
          <w:p w14:paraId="04A4461A" w14:textId="354D44EA" w:rsidR="007A6545" w:rsidRDefault="00453092" w:rsidP="005C4AFF">
            <w:pPr>
              <w:rPr>
                <w:ins w:id="187" w:author="Rosenberg, Joshua" w:date="2026-04-10T09:43:00Z" w16du:dateUtc="2026-04-10T13:43:00Z"/>
              </w:rPr>
            </w:pPr>
            <w:ins w:id="188" w:author="Rosenberg, Joshua" w:date="2026-04-10T12:20:00Z" w16du:dateUtc="2026-04-10T16:20:00Z">
              <w:r>
                <w:t>Steep (but short) downhill section</w:t>
              </w:r>
            </w:ins>
            <w:ins w:id="189" w:author="Rosenberg, Joshua" w:date="2026-04-10T12:29:00Z" w16du:dateUtc="2026-04-10T16:29:00Z">
              <w:r w:rsidR="000535EF">
                <w:t xml:space="preserve"> of the trail!</w:t>
              </w:r>
            </w:ins>
          </w:p>
        </w:tc>
      </w:tr>
      <w:tr w:rsidR="00453092" w14:paraId="5B8DE9D9" w14:textId="77777777" w:rsidTr="00453092">
        <w:trPr>
          <w:ins w:id="190" w:author="Rosenberg, Joshua" w:date="2026-04-10T12:21:00Z"/>
        </w:trPr>
        <w:tc>
          <w:tcPr>
            <w:tcW w:w="2210" w:type="dxa"/>
            <w:tcPrChange w:id="191" w:author="Rosenberg, Joshua" w:date="2026-04-10T12:21:00Z" w16du:dateUtc="2026-04-10T16:21:00Z">
              <w:tcPr>
                <w:tcW w:w="1870" w:type="dxa"/>
              </w:tcPr>
            </w:tcPrChange>
          </w:tcPr>
          <w:p w14:paraId="010D361E" w14:textId="3937846C" w:rsidR="00453092" w:rsidRDefault="00453092" w:rsidP="005C4AFF">
            <w:pPr>
              <w:rPr>
                <w:ins w:id="192" w:author="Rosenberg, Joshua" w:date="2026-04-10T12:21:00Z" w16du:dateUtc="2026-04-10T16:21:00Z"/>
              </w:rPr>
            </w:pPr>
            <w:ins w:id="193" w:author="Rosenberg, Joshua" w:date="2026-04-10T12:21:00Z" w16du:dateUtc="2026-04-10T16:21:00Z">
              <w:r>
                <w:t>0.50</w:t>
              </w:r>
            </w:ins>
          </w:p>
        </w:tc>
        <w:tc>
          <w:tcPr>
            <w:tcW w:w="7150" w:type="dxa"/>
            <w:tcPrChange w:id="194" w:author="Rosenberg, Joshua" w:date="2026-04-10T12:21:00Z" w16du:dateUtc="2026-04-10T16:21:00Z">
              <w:tcPr>
                <w:tcW w:w="6050" w:type="dxa"/>
              </w:tcPr>
            </w:tcPrChange>
          </w:tcPr>
          <w:p w14:paraId="72E1CD4D" w14:textId="5A3B0EA1" w:rsidR="00453092" w:rsidRDefault="00453092" w:rsidP="005C4AFF">
            <w:pPr>
              <w:rPr>
                <w:ins w:id="195" w:author="Rosenberg, Joshua" w:date="2026-04-10T12:21:00Z" w16du:dateUtc="2026-04-10T16:21:00Z"/>
              </w:rPr>
            </w:pPr>
            <w:ins w:id="196" w:author="Rosenberg, Joshua" w:date="2026-04-10T12:21:00Z" w16du:dateUtc="2026-04-10T16:21:00Z">
              <w:r>
                <w:t>Trail flattens out</w:t>
              </w:r>
            </w:ins>
            <w:ins w:id="197" w:author="Rosenberg, Joshua" w:date="2026-04-10T12:22:00Z" w16du:dateUtc="2026-04-10T16:22:00Z">
              <w:r>
                <w:t xml:space="preserve">. </w:t>
              </w:r>
            </w:ins>
            <w:ins w:id="198" w:author="Rosenberg, Joshua" w:date="2026-04-10T12:42:00Z" w16du:dateUtc="2026-04-10T16:42:00Z">
              <w:r w:rsidR="004B1C60">
                <w:t>Spy</w:t>
              </w:r>
            </w:ins>
            <w:ins w:id="199" w:author="Rosenberg, Joshua" w:date="2026-04-10T12:22:00Z" w16du:dateUtc="2026-04-10T16:22:00Z">
              <w:r>
                <w:t xml:space="preserve"> the </w:t>
              </w:r>
            </w:ins>
            <w:ins w:id="200" w:author="Rosenberg, Joshua" w:date="2026-04-10T12:42:00Z" w16du:dateUtc="2026-04-10T16:42:00Z">
              <w:r w:rsidR="004B1C60">
                <w:t xml:space="preserve">scenic </w:t>
              </w:r>
            </w:ins>
            <w:ins w:id="201" w:author="Rosenberg, Joshua" w:date="2026-04-10T12:22:00Z" w16du:dateUtc="2026-04-10T16:22:00Z">
              <w:r>
                <w:t>Clinch River on the right</w:t>
              </w:r>
            </w:ins>
            <w:ins w:id="202" w:author="Rosenberg, Joshua" w:date="2026-04-10T12:42:00Z" w16du:dateUtc="2026-04-10T16:42:00Z">
              <w:r w:rsidR="004B1C60">
                <w:t>!</w:t>
              </w:r>
            </w:ins>
          </w:p>
        </w:tc>
      </w:tr>
      <w:tr w:rsidR="00453092" w14:paraId="59D8D837" w14:textId="77777777" w:rsidTr="00453092">
        <w:trPr>
          <w:ins w:id="203" w:author="Rosenberg, Joshua" w:date="2026-04-10T12:21:00Z"/>
        </w:trPr>
        <w:tc>
          <w:tcPr>
            <w:tcW w:w="2210" w:type="dxa"/>
            <w:tcPrChange w:id="204" w:author="Rosenberg, Joshua" w:date="2026-04-10T12:21:00Z" w16du:dateUtc="2026-04-10T16:21:00Z">
              <w:tcPr>
                <w:tcW w:w="1870" w:type="dxa"/>
              </w:tcPr>
            </w:tcPrChange>
          </w:tcPr>
          <w:p w14:paraId="6E511E31" w14:textId="4232B73F" w:rsidR="00453092" w:rsidRDefault="00453092" w:rsidP="005C4AFF">
            <w:pPr>
              <w:rPr>
                <w:ins w:id="205" w:author="Rosenberg, Joshua" w:date="2026-04-10T12:21:00Z" w16du:dateUtc="2026-04-10T16:21:00Z"/>
              </w:rPr>
            </w:pPr>
            <w:ins w:id="206" w:author="Rosenberg, Joshua" w:date="2026-04-10T12:21:00Z" w16du:dateUtc="2026-04-10T16:21:00Z">
              <w:r>
                <w:lastRenderedPageBreak/>
                <w:t>0.85</w:t>
              </w:r>
            </w:ins>
          </w:p>
        </w:tc>
        <w:tc>
          <w:tcPr>
            <w:tcW w:w="7150" w:type="dxa"/>
            <w:tcPrChange w:id="207" w:author="Rosenberg, Joshua" w:date="2026-04-10T12:21:00Z" w16du:dateUtc="2026-04-10T16:21:00Z">
              <w:tcPr>
                <w:tcW w:w="6050" w:type="dxa"/>
              </w:tcPr>
            </w:tcPrChange>
          </w:tcPr>
          <w:p w14:paraId="39004160" w14:textId="40733D26" w:rsidR="00453092" w:rsidRDefault="00453092" w:rsidP="005C4AFF">
            <w:pPr>
              <w:rPr>
                <w:ins w:id="208" w:author="Rosenberg, Joshua" w:date="2026-04-10T12:21:00Z" w16du:dateUtc="2026-04-10T16:21:00Z"/>
              </w:rPr>
            </w:pPr>
            <w:ins w:id="209" w:author="Rosenberg, Joshua" w:date="2026-04-10T12:21:00Z" w16du:dateUtc="2026-04-10T16:21:00Z">
              <w:r>
                <w:t xml:space="preserve">Trailhead for </w:t>
              </w:r>
            </w:ins>
            <w:ins w:id="210" w:author="Rosenberg, Joshua" w:date="2026-04-10T12:22:00Z" w16du:dateUtc="2026-04-10T16:22:00Z">
              <w:r>
                <w:t>Fortitude #9—a hiking and mountain biking trail.</w:t>
              </w:r>
            </w:ins>
          </w:p>
        </w:tc>
      </w:tr>
      <w:tr w:rsidR="00453092" w14:paraId="28A8DC49" w14:textId="77777777" w:rsidTr="00453092">
        <w:trPr>
          <w:ins w:id="211" w:author="Rosenberg, Joshua" w:date="2026-04-10T12:22:00Z"/>
        </w:trPr>
        <w:tc>
          <w:tcPr>
            <w:tcW w:w="2210" w:type="dxa"/>
          </w:tcPr>
          <w:p w14:paraId="09D482BD" w14:textId="22126C93" w:rsidR="00453092" w:rsidRDefault="00453092" w:rsidP="005C4AFF">
            <w:pPr>
              <w:rPr>
                <w:ins w:id="212" w:author="Rosenberg, Joshua" w:date="2026-04-10T12:22:00Z" w16du:dateUtc="2026-04-10T16:22:00Z"/>
              </w:rPr>
            </w:pPr>
            <w:ins w:id="213" w:author="Rosenberg, Joshua" w:date="2026-04-10T12:22:00Z" w16du:dateUtc="2026-04-10T16:22:00Z">
              <w:r>
                <w:t>1.1</w:t>
              </w:r>
            </w:ins>
          </w:p>
        </w:tc>
        <w:tc>
          <w:tcPr>
            <w:tcW w:w="7150" w:type="dxa"/>
          </w:tcPr>
          <w:p w14:paraId="38A8393E" w14:textId="45FDC941" w:rsidR="00453092" w:rsidRDefault="00453092" w:rsidP="005C4AFF">
            <w:pPr>
              <w:rPr>
                <w:ins w:id="214" w:author="Rosenberg, Joshua" w:date="2026-04-10T12:22:00Z" w16du:dateUtc="2026-04-10T16:22:00Z"/>
              </w:rPr>
            </w:pPr>
            <w:ins w:id="215" w:author="Rosenberg, Joshua" w:date="2026-04-10T12:22:00Z" w16du:dateUtc="2026-04-10T16:22:00Z">
              <w:r>
                <w:t>Turn-</w:t>
              </w:r>
            </w:ins>
            <w:ins w:id="216" w:author="Rosenberg, Joshua" w:date="2026-04-10T12:23:00Z" w16du:dateUtc="2026-04-10T16:23:00Z">
              <w:r>
                <w:t>around</w:t>
              </w:r>
            </w:ins>
            <w:ins w:id="217" w:author="Rosenberg, Joshua" w:date="2026-04-10T12:29:00Z" w16du:dateUtc="2026-04-10T16:29:00Z">
              <w:r w:rsidR="00CD2DEC">
                <w:t xml:space="preserve"> spot.</w:t>
              </w:r>
            </w:ins>
          </w:p>
        </w:tc>
      </w:tr>
      <w:tr w:rsidR="007A6545" w14:paraId="349F87F6" w14:textId="77777777" w:rsidTr="00453092">
        <w:trPr>
          <w:ins w:id="218" w:author="Rosenberg, Joshua" w:date="2026-04-10T09:43:00Z"/>
        </w:trPr>
        <w:tc>
          <w:tcPr>
            <w:tcW w:w="2210" w:type="dxa"/>
            <w:tcPrChange w:id="219" w:author="Rosenberg, Joshua" w:date="2026-04-10T12:21:00Z" w16du:dateUtc="2026-04-10T16:21:00Z">
              <w:tcPr>
                <w:tcW w:w="1870" w:type="dxa"/>
              </w:tcPr>
            </w:tcPrChange>
          </w:tcPr>
          <w:p w14:paraId="0EDD6CFC" w14:textId="48B6D823" w:rsidR="007A6545" w:rsidRDefault="00145959" w:rsidP="005C4AFF">
            <w:pPr>
              <w:rPr>
                <w:ins w:id="220" w:author="Rosenberg, Joshua" w:date="2026-04-10T09:43:00Z" w16du:dateUtc="2026-04-10T13:43:00Z"/>
              </w:rPr>
            </w:pPr>
            <w:ins w:id="221" w:author="Rosenberg, Joshua" w:date="2026-04-10T11:53:00Z" w16du:dateUtc="2026-04-10T15:53:00Z">
              <w:r>
                <w:t>2.</w:t>
              </w:r>
            </w:ins>
            <w:ins w:id="222" w:author="Rosenberg, Joshua" w:date="2026-04-10T11:56:00Z" w16du:dateUtc="2026-04-10T15:56:00Z">
              <w:r w:rsidR="00E0456A">
                <w:t>2</w:t>
              </w:r>
            </w:ins>
          </w:p>
        </w:tc>
        <w:tc>
          <w:tcPr>
            <w:tcW w:w="7150" w:type="dxa"/>
            <w:tcPrChange w:id="223" w:author="Rosenberg, Joshua" w:date="2026-04-10T12:21:00Z" w16du:dateUtc="2026-04-10T16:21:00Z">
              <w:tcPr>
                <w:tcW w:w="6050" w:type="dxa"/>
              </w:tcPr>
            </w:tcPrChange>
          </w:tcPr>
          <w:p w14:paraId="5FAAC049" w14:textId="77777777" w:rsidR="007A6545" w:rsidRDefault="007A6545" w:rsidP="005C4AFF">
            <w:pPr>
              <w:rPr>
                <w:ins w:id="224" w:author="Rosenberg, Joshua" w:date="2026-04-10T09:43:00Z" w16du:dateUtc="2026-04-10T13:43:00Z"/>
              </w:rPr>
            </w:pPr>
            <w:ins w:id="225" w:author="Rosenberg, Joshua" w:date="2026-04-10T09:43:00Z" w16du:dateUtc="2026-04-10T13:43:00Z">
              <w:r>
                <w:t>Trailhead.</w:t>
              </w:r>
            </w:ins>
          </w:p>
        </w:tc>
      </w:tr>
    </w:tbl>
    <w:p w14:paraId="672FC13B" w14:textId="77777777" w:rsidR="007A6545" w:rsidRDefault="007A6545" w:rsidP="007A6545">
      <w:pPr>
        <w:pStyle w:val="A-Head"/>
        <w:rPr>
          <w:ins w:id="226" w:author="Rosenberg, Joshua" w:date="2026-04-10T09:43:00Z" w16du:dateUtc="2026-04-10T13:43:00Z"/>
        </w:rPr>
      </w:pPr>
    </w:p>
    <w:p w14:paraId="2E14DE9C" w14:textId="77777777" w:rsidR="007A6545" w:rsidRDefault="007A6545" w:rsidP="007A6545">
      <w:pPr>
        <w:pStyle w:val="A-Head"/>
        <w:rPr>
          <w:ins w:id="227" w:author="Rosenberg, Joshua" w:date="2026-04-10T09:43:00Z" w16du:dateUtc="2026-04-10T13:43:00Z"/>
        </w:rPr>
      </w:pPr>
      <w:ins w:id="228" w:author="Rosenberg, Joshua" w:date="2026-04-10T09:43:00Z" w16du:dateUtc="2026-04-10T13:43:00Z">
        <w:r w:rsidRPr="00115256">
          <w:t>Nearby</w:t>
        </w:r>
      </w:ins>
    </w:p>
    <w:p w14:paraId="71ACC8E8" w14:textId="38F2FE6E" w:rsidR="007A6545" w:rsidRDefault="002004DD" w:rsidP="007A6545">
      <w:pPr>
        <w:rPr>
          <w:ins w:id="229" w:author="Rosenberg, Joshua" w:date="2026-04-10T12:31:00Z" w16du:dateUtc="2026-04-10T16:31:00Z"/>
        </w:rPr>
      </w:pPr>
      <w:ins w:id="230" w:author="Rosenberg, Joshua" w:date="2026-04-10T12:29:00Z" w16du:dateUtc="2026-04-10T16:29:00Z">
        <w:r>
          <w:rPr>
            <w:rStyle w:val="bold1"/>
          </w:rPr>
          <w:t>Bike at the Bike Park</w:t>
        </w:r>
      </w:ins>
      <w:ins w:id="231" w:author="Rosenberg, Joshua" w:date="2026-04-10T09:43:00Z" w16du:dateUtc="2026-04-10T13:43:00Z">
        <w:r w:rsidR="007A6545" w:rsidRPr="00115256">
          <w:rPr>
            <w:rStyle w:val="bold1"/>
          </w:rPr>
          <w:t>.</w:t>
        </w:r>
        <w:r w:rsidR="007A6545">
          <w:t xml:space="preserve"> </w:t>
        </w:r>
      </w:ins>
      <w:ins w:id="232" w:author="Rosenberg, Joshua" w:date="2026-04-10T12:29:00Z" w16du:dateUtc="2026-04-10T16:29:00Z">
        <w:r>
          <w:t>T</w:t>
        </w:r>
      </w:ins>
      <w:ins w:id="233" w:author="Rosenberg, Joshua" w:date="2026-04-10T12:30:00Z" w16du:dateUtc="2026-04-10T16:30:00Z">
        <w:r>
          <w:t>he pump track and jump line you passed earlier can be fun for kids of all but the youngest ages. Bet</w:t>
        </w:r>
      </w:ins>
      <w:ins w:id="234" w:author="Rosenberg, Joshua" w:date="2026-04-10T12:31:00Z" w16du:dateUtc="2026-04-10T16:31:00Z">
        <w:r>
          <w:t xml:space="preserve">ween the pump track and jump line is a section of the bike park suitable for little kids with balance bikes. The pump track and (especially) the jump line can be a lot of fun, but are better suited to older kids. </w:t>
        </w:r>
      </w:ins>
    </w:p>
    <w:p w14:paraId="77465239" w14:textId="0D1A4894" w:rsidR="002004DD" w:rsidRDefault="002004DD" w:rsidP="007A6545">
      <w:pPr>
        <w:rPr>
          <w:ins w:id="235" w:author="Rosenberg, Joshua" w:date="2026-04-10T12:33:00Z" w16du:dateUtc="2026-04-10T16:33:00Z"/>
        </w:rPr>
      </w:pPr>
      <w:ins w:id="236" w:author="Rosenberg, Joshua" w:date="2026-04-10T12:31:00Z" w16du:dateUtc="2026-04-10T16:31:00Z">
        <w:r w:rsidRPr="002004DD">
          <w:rPr>
            <w:b/>
            <w:bCs/>
            <w:rPrChange w:id="237" w:author="Rosenberg, Joshua" w:date="2026-04-10T12:32:00Z" w16du:dateUtc="2026-04-10T16:32:00Z">
              <w:rPr/>
            </w:rPrChange>
          </w:rPr>
          <w:t>Play at the play</w:t>
        </w:r>
      </w:ins>
      <w:ins w:id="238" w:author="Rosenberg, Joshua" w:date="2026-04-10T12:32:00Z" w16du:dateUtc="2026-04-10T16:32:00Z">
        <w:r w:rsidRPr="002004DD">
          <w:rPr>
            <w:b/>
            <w:bCs/>
            <w:rPrChange w:id="239" w:author="Rosenberg, Joshua" w:date="2026-04-10T12:32:00Z" w16du:dateUtc="2026-04-10T16:32:00Z">
              <w:rPr/>
            </w:rPrChange>
          </w:rPr>
          <w:t>ground</w:t>
        </w:r>
        <w:r>
          <w:rPr>
            <w:b/>
            <w:bCs/>
          </w:rPr>
          <w:t xml:space="preserve">. </w:t>
        </w:r>
        <w:r>
          <w:t>This is a</w:t>
        </w:r>
      </w:ins>
      <w:ins w:id="240" w:author="Rosenberg, Joshua" w:date="2026-04-10T12:47:00Z" w16du:dateUtc="2026-04-10T16:47:00Z">
        <w:r w:rsidR="00D52B00">
          <w:t xml:space="preserve"> top-notch</w:t>
        </w:r>
      </w:ins>
      <w:ins w:id="241" w:author="Rosenberg, Joshua" w:date="2026-04-10T12:32:00Z" w16du:dateUtc="2026-04-10T16:32:00Z">
        <w:r>
          <w:t xml:space="preserve"> playground, featuring a gigantic play structure and slide</w:t>
        </w:r>
      </w:ins>
      <w:ins w:id="242" w:author="Rosenberg, Joshua" w:date="2026-04-10T12:43:00Z" w16du:dateUtc="2026-04-10T16:43:00Z">
        <w:r w:rsidR="00BF1D71">
          <w:t>, houses for kids to play on, around, and in,</w:t>
        </w:r>
      </w:ins>
      <w:ins w:id="243" w:author="Rosenberg, Joshua" w:date="2026-04-10T12:32:00Z" w16du:dateUtc="2026-04-10T16:32:00Z">
        <w:r>
          <w:t xml:space="preserve"> a zipline</w:t>
        </w:r>
      </w:ins>
      <w:ins w:id="244" w:author="Rosenberg, Joshua" w:date="2026-04-10T12:43:00Z" w16du:dateUtc="2026-04-10T16:43:00Z">
        <w:r w:rsidR="00BF1D71">
          <w:t>, and more</w:t>
        </w:r>
      </w:ins>
      <w:ins w:id="245" w:author="Rosenberg, Joshua" w:date="2026-04-10T12:32:00Z" w16du:dateUtc="2026-04-10T16:32:00Z">
        <w:r>
          <w:t xml:space="preserve">. What more </w:t>
        </w:r>
      </w:ins>
      <w:ins w:id="246" w:author="Rosenberg, Joshua" w:date="2026-04-10T12:33:00Z" w16du:dateUtc="2026-04-10T16:33:00Z">
        <w:r>
          <w:t xml:space="preserve">could you ask for? </w:t>
        </w:r>
      </w:ins>
    </w:p>
    <w:p w14:paraId="343FFC3F" w14:textId="21EA5C06" w:rsidR="002004DD" w:rsidRPr="002004DD" w:rsidRDefault="002004DD" w:rsidP="007A6545">
      <w:pPr>
        <w:rPr>
          <w:ins w:id="247" w:author="Rosenberg, Joshua" w:date="2026-04-10T09:43:00Z" w16du:dateUtc="2026-04-10T13:43:00Z"/>
        </w:rPr>
      </w:pPr>
      <w:ins w:id="248" w:author="Rosenberg, Joshua" w:date="2026-04-10T12:33:00Z" w16du:dateUtc="2026-04-10T16:33:00Z">
        <w:r>
          <w:rPr>
            <w:b/>
            <w:bCs/>
          </w:rPr>
          <w:t>Grab a bit</w:t>
        </w:r>
      </w:ins>
      <w:ins w:id="249" w:author="Rosenberg, Joshua" w:date="2026-04-10T12:34:00Z" w16du:dateUtc="2026-04-10T16:34:00Z">
        <w:r>
          <w:rPr>
            <w:b/>
            <w:bCs/>
          </w:rPr>
          <w:t xml:space="preserve">e to eat </w:t>
        </w:r>
      </w:ins>
      <w:ins w:id="250" w:author="Rosenberg, Joshua" w:date="2026-04-10T12:33:00Z" w16du:dateUtc="2026-04-10T16:33:00Z">
        <w:r>
          <w:rPr>
            <w:b/>
            <w:bCs/>
          </w:rPr>
          <w:t xml:space="preserve">at the restaurant. </w:t>
        </w:r>
        <w:r>
          <w:t>The Pearl at Aspire has both indoor seating and an outdoor area (the Pearl Garden).</w:t>
        </w:r>
      </w:ins>
    </w:p>
    <w:p w14:paraId="0B05B0AD" w14:textId="77777777" w:rsidR="007A6545" w:rsidRDefault="007A6545" w:rsidP="00604B35">
      <w:pPr>
        <w:pStyle w:val="ChapterTitle"/>
        <w:rPr>
          <w:ins w:id="251" w:author="Rosenberg, Joshua" w:date="2026-04-10T09:43:00Z" w16du:dateUtc="2026-04-10T13:43:00Z"/>
        </w:rPr>
      </w:pPr>
    </w:p>
    <w:p w14:paraId="1D3F8517" w14:textId="77777777" w:rsidR="007A6545" w:rsidRDefault="007A6545">
      <w:pPr>
        <w:spacing w:after="200" w:line="240" w:lineRule="auto"/>
        <w:rPr>
          <w:ins w:id="252" w:author="Rosenberg, Joshua" w:date="2026-04-10T09:43:00Z" w16du:dateUtc="2026-04-10T13:43:00Z"/>
          <w:rFonts w:ascii="Arial" w:hAnsi="Arial"/>
          <w:b/>
          <w:sz w:val="40"/>
        </w:rPr>
      </w:pPr>
      <w:ins w:id="253" w:author="Rosenberg, Joshua" w:date="2026-04-10T09:43:00Z" w16du:dateUtc="2026-04-10T13:43:00Z">
        <w:r>
          <w:br w:type="page"/>
        </w:r>
      </w:ins>
    </w:p>
    <w:p w14:paraId="7A8CF325" w14:textId="7611A04C" w:rsidR="002960BE" w:rsidRDefault="002960BE" w:rsidP="00604B35">
      <w:pPr>
        <w:pStyle w:val="ChapterTitle"/>
      </w:pPr>
      <w:r>
        <w:lastRenderedPageBreak/>
        <w:t>UT Arboretum</w:t>
      </w:r>
    </w:p>
    <w:p w14:paraId="0C58D977" w14:textId="77777777" w:rsidR="002960BE" w:rsidRPr="00687677" w:rsidRDefault="002960BE" w:rsidP="00687677">
      <w:pPr>
        <w:rPr>
          <w:rStyle w:val="bold1"/>
        </w:rPr>
      </w:pPr>
      <w:r w:rsidRPr="00687677">
        <w:rPr>
          <w:rStyle w:val="bold1"/>
        </w:rPr>
        <w:t>Figures included in this chapter:</w:t>
      </w:r>
    </w:p>
    <w:p w14:paraId="479B69D8" w14:textId="77777777" w:rsidR="002960BE" w:rsidRDefault="002960BE" w:rsidP="00687677">
      <w:r>
        <w:t>trail-05-figure-01.jpg</w:t>
      </w:r>
    </w:p>
    <w:p w14:paraId="3038657A" w14:textId="77777777" w:rsidR="002960BE" w:rsidRDefault="002960BE" w:rsidP="00687677">
      <w:r>
        <w:t>trail-05-map.jpeg</w:t>
      </w:r>
    </w:p>
    <w:p w14:paraId="0FCD9EE6" w14:textId="72FB57A8" w:rsidR="00604B35" w:rsidRDefault="00E4667E" w:rsidP="003D5992">
      <w:r>
        <w:t xml:space="preserve">3.7 </w:t>
      </w:r>
      <w:r w:rsidR="002960BE">
        <w:t>second ut arboretum.jpg</w:t>
      </w:r>
    </w:p>
    <w:p w14:paraId="6BE538FB" w14:textId="2F31426A" w:rsidR="002960BE" w:rsidRDefault="002960BE" w:rsidP="00604B35">
      <w:pPr>
        <w:pStyle w:val="A-Head"/>
      </w:pPr>
      <w:r>
        <w:t>Overview</w:t>
      </w:r>
    </w:p>
    <w:p w14:paraId="53C7EC3E" w14:textId="77777777" w:rsidR="002960BE" w:rsidRDefault="002960BE" w:rsidP="00604B35">
      <w:r>
        <w:t>This is a gem of a hike that is off the radar for many in Knoxville, as it is tucked away in nearby Oak Ridge. Start your hike at a trailhead that offers many hiking options. We recommend walking up the paved path past botanical specimens, including “unique conifers”! Circle around park facilities past a pretty field and forests. Upon returning to the start, there are other trails to the different ecological zones represented in an area that is worth a visit; we like the trails near the marshy area with the clear creek, perfect for splashing in warm weather. Suitable for kids of all ages.</w:t>
      </w:r>
    </w:p>
    <w:p w14:paraId="4F60FBE9" w14:textId="77777777" w:rsidR="00604B35" w:rsidRDefault="00604B35" w:rsidP="00604B35"/>
    <w:p w14:paraId="37BEF87D" w14:textId="77777777" w:rsidR="002960BE" w:rsidRDefault="002960BE" w:rsidP="00604B35">
      <w:pPr>
        <w:pStyle w:val="A-Head"/>
      </w:pPr>
      <w:r>
        <w:t>Key Characteristics</w:t>
      </w:r>
    </w:p>
    <w:tbl>
      <w:tblPr>
        <w:tblStyle w:val="Table"/>
        <w:tblW w:w="5000" w:type="pct"/>
        <w:tblLayout w:type="fixed"/>
        <w:tblLook w:val="0020" w:firstRow="1" w:lastRow="0" w:firstColumn="0" w:lastColumn="0" w:noHBand="0" w:noVBand="0"/>
      </w:tblPr>
      <w:tblGrid>
        <w:gridCol w:w="5377"/>
        <w:gridCol w:w="3983"/>
      </w:tblGrid>
      <w:tr w:rsidR="002960BE" w14:paraId="7AD426B4" w14:textId="77777777" w:rsidTr="000B4FA4">
        <w:trPr>
          <w:cnfStyle w:val="100000000000" w:firstRow="1" w:lastRow="0" w:firstColumn="0" w:lastColumn="0" w:oddVBand="0" w:evenVBand="0" w:oddHBand="0" w:evenHBand="0" w:firstRowFirstColumn="0" w:firstRowLastColumn="0" w:lastRowFirstColumn="0" w:lastRowLastColumn="0"/>
          <w:tblHeader/>
        </w:trPr>
        <w:tc>
          <w:tcPr>
            <w:tcW w:w="4549" w:type="dxa"/>
          </w:tcPr>
          <w:p w14:paraId="344FB7D1" w14:textId="77777777" w:rsidR="002960BE" w:rsidRPr="00604B35" w:rsidRDefault="002960BE" w:rsidP="00604B35">
            <w:pPr>
              <w:rPr>
                <w:rStyle w:val="bold1"/>
              </w:rPr>
            </w:pPr>
            <w:r w:rsidRPr="00604B35">
              <w:rPr>
                <w:rStyle w:val="bold1"/>
              </w:rPr>
              <w:t>Characteristic</w:t>
            </w:r>
          </w:p>
        </w:tc>
        <w:tc>
          <w:tcPr>
            <w:tcW w:w="3370" w:type="dxa"/>
          </w:tcPr>
          <w:p w14:paraId="714B8FAF" w14:textId="77777777" w:rsidR="002960BE" w:rsidRPr="00604B35" w:rsidRDefault="002960BE" w:rsidP="00604B35">
            <w:pPr>
              <w:rPr>
                <w:rStyle w:val="bold1"/>
              </w:rPr>
            </w:pPr>
            <w:r w:rsidRPr="00604B35">
              <w:rPr>
                <w:rStyle w:val="bold1"/>
              </w:rPr>
              <w:t>Details</w:t>
            </w:r>
          </w:p>
        </w:tc>
      </w:tr>
      <w:tr w:rsidR="002960BE" w14:paraId="303012EF" w14:textId="77777777">
        <w:tc>
          <w:tcPr>
            <w:tcW w:w="4549" w:type="dxa"/>
          </w:tcPr>
          <w:p w14:paraId="37DDCA71" w14:textId="77777777" w:rsidR="002960BE" w:rsidRDefault="002960BE" w:rsidP="00604B35">
            <w:r>
              <w:t>Time from Knoxville</w:t>
            </w:r>
          </w:p>
        </w:tc>
        <w:tc>
          <w:tcPr>
            <w:tcW w:w="3370" w:type="dxa"/>
          </w:tcPr>
          <w:p w14:paraId="52AC1F0D" w14:textId="77777777" w:rsidR="002960BE" w:rsidRDefault="002960BE" w:rsidP="00604B35">
            <w:r>
              <w:t>25-30 mins</w:t>
            </w:r>
          </w:p>
        </w:tc>
      </w:tr>
      <w:tr w:rsidR="002960BE" w14:paraId="7B602289" w14:textId="77777777">
        <w:tc>
          <w:tcPr>
            <w:tcW w:w="4549" w:type="dxa"/>
          </w:tcPr>
          <w:p w14:paraId="3F53332A" w14:textId="77777777" w:rsidR="002960BE" w:rsidRDefault="002960BE" w:rsidP="00604B35">
            <w:r>
              <w:t>Trail Distance (Miles)</w:t>
            </w:r>
          </w:p>
        </w:tc>
        <w:tc>
          <w:tcPr>
            <w:tcW w:w="3370" w:type="dxa"/>
          </w:tcPr>
          <w:p w14:paraId="75DEB203" w14:textId="77777777" w:rsidR="002960BE" w:rsidRDefault="002960BE" w:rsidP="00604B35">
            <w:r>
              <w:t>0.9</w:t>
            </w:r>
          </w:p>
        </w:tc>
      </w:tr>
      <w:tr w:rsidR="002960BE" w14:paraId="53E89E05" w14:textId="77777777">
        <w:tc>
          <w:tcPr>
            <w:tcW w:w="4549" w:type="dxa"/>
          </w:tcPr>
          <w:p w14:paraId="3219CEF1" w14:textId="77777777" w:rsidR="002960BE" w:rsidRDefault="002960BE" w:rsidP="00604B35">
            <w:r>
              <w:t>Elevation Change</w:t>
            </w:r>
          </w:p>
        </w:tc>
        <w:tc>
          <w:tcPr>
            <w:tcW w:w="3370" w:type="dxa"/>
          </w:tcPr>
          <w:p w14:paraId="2324C00E" w14:textId="77777777" w:rsidR="002960BE" w:rsidRDefault="002960BE" w:rsidP="00604B35">
            <w:r>
              <w:t>Gentle</w:t>
            </w:r>
          </w:p>
        </w:tc>
      </w:tr>
      <w:tr w:rsidR="002960BE" w14:paraId="42AD79A8" w14:textId="77777777">
        <w:tc>
          <w:tcPr>
            <w:tcW w:w="4549" w:type="dxa"/>
          </w:tcPr>
          <w:p w14:paraId="1E0303DB" w14:textId="77777777" w:rsidR="002960BE" w:rsidRDefault="002960BE" w:rsidP="00604B35">
            <w:r>
              <w:t>Pets</w:t>
            </w:r>
          </w:p>
        </w:tc>
        <w:tc>
          <w:tcPr>
            <w:tcW w:w="3370" w:type="dxa"/>
          </w:tcPr>
          <w:p w14:paraId="74B79A75" w14:textId="77777777" w:rsidR="002960BE" w:rsidRDefault="002960BE" w:rsidP="00604B35">
            <w:r>
              <w:t>Not Allowed</w:t>
            </w:r>
          </w:p>
        </w:tc>
      </w:tr>
      <w:tr w:rsidR="002960BE" w14:paraId="0AB71031" w14:textId="77777777">
        <w:tc>
          <w:tcPr>
            <w:tcW w:w="4549" w:type="dxa"/>
          </w:tcPr>
          <w:p w14:paraId="14210550" w14:textId="77777777" w:rsidR="002960BE" w:rsidRDefault="002960BE" w:rsidP="00604B35">
            <w:r>
              <w:t>Parking Pass/Entrance Fee</w:t>
            </w:r>
          </w:p>
        </w:tc>
        <w:tc>
          <w:tcPr>
            <w:tcW w:w="3370" w:type="dxa"/>
          </w:tcPr>
          <w:p w14:paraId="51D59B63" w14:textId="77777777" w:rsidR="002960BE" w:rsidRDefault="002960BE" w:rsidP="00604B35">
            <w:r>
              <w:t>Not Required</w:t>
            </w:r>
          </w:p>
        </w:tc>
      </w:tr>
      <w:tr w:rsidR="002960BE" w14:paraId="2BC3D4AB" w14:textId="77777777">
        <w:tc>
          <w:tcPr>
            <w:tcW w:w="4549" w:type="dxa"/>
          </w:tcPr>
          <w:p w14:paraId="2BF4D881" w14:textId="77777777" w:rsidR="002960BE" w:rsidRDefault="002960BE" w:rsidP="00604B35">
            <w:r>
              <w:lastRenderedPageBreak/>
              <w:t>Restroom(s)</w:t>
            </w:r>
          </w:p>
        </w:tc>
        <w:tc>
          <w:tcPr>
            <w:tcW w:w="3370" w:type="dxa"/>
          </w:tcPr>
          <w:p w14:paraId="6B22A93F" w14:textId="77777777" w:rsidR="002960BE" w:rsidRDefault="002960BE" w:rsidP="00604B35">
            <w:r>
              <w:t>No</w:t>
            </w:r>
          </w:p>
        </w:tc>
      </w:tr>
      <w:tr w:rsidR="002960BE" w14:paraId="7A8D6E32" w14:textId="77777777">
        <w:tc>
          <w:tcPr>
            <w:tcW w:w="4549" w:type="dxa"/>
          </w:tcPr>
          <w:p w14:paraId="12C2647D" w14:textId="77777777" w:rsidR="002960BE" w:rsidRDefault="002960BE" w:rsidP="00604B35">
            <w:r>
              <w:t>Best Ages</w:t>
            </w:r>
          </w:p>
        </w:tc>
        <w:tc>
          <w:tcPr>
            <w:tcW w:w="3370" w:type="dxa"/>
          </w:tcPr>
          <w:p w14:paraId="4695C402" w14:textId="77777777" w:rsidR="002960BE" w:rsidRDefault="002960BE" w:rsidP="00604B35">
            <w:r>
              <w:t>Toddlers and Little Kids</w:t>
            </w:r>
          </w:p>
        </w:tc>
      </w:tr>
      <w:tr w:rsidR="002960BE" w14:paraId="7B4E5D8E" w14:textId="77777777">
        <w:tc>
          <w:tcPr>
            <w:tcW w:w="4549" w:type="dxa"/>
          </w:tcPr>
          <w:p w14:paraId="1EC95C77" w14:textId="77777777" w:rsidR="002960BE" w:rsidRDefault="002960BE" w:rsidP="00604B35">
            <w:r>
              <w:t>Accessibility</w:t>
            </w:r>
          </w:p>
        </w:tc>
        <w:tc>
          <w:tcPr>
            <w:tcW w:w="3370" w:type="dxa"/>
          </w:tcPr>
          <w:p w14:paraId="2DED1514" w14:textId="77777777" w:rsidR="002960BE" w:rsidRDefault="002960BE" w:rsidP="00604B35">
            <w:r>
              <w:t>Accessible</w:t>
            </w:r>
          </w:p>
        </w:tc>
      </w:tr>
    </w:tbl>
    <w:p w14:paraId="5E189EE6" w14:textId="77777777" w:rsidR="00604B35" w:rsidRDefault="00604B35">
      <w:pPr>
        <w:pStyle w:val="Heading3"/>
      </w:pPr>
    </w:p>
    <w:p w14:paraId="086800C2" w14:textId="5858B4B0" w:rsidR="002960BE" w:rsidRDefault="002960BE" w:rsidP="00604B35">
      <w:pPr>
        <w:pStyle w:val="A-Head"/>
      </w:pPr>
      <w:r>
        <w:t>Directions to the Trailhead</w:t>
      </w:r>
    </w:p>
    <w:p w14:paraId="18F1C2CF" w14:textId="77777777" w:rsidR="002960BE" w:rsidRDefault="002960BE" w:rsidP="00604B35">
      <w:r>
        <w:t>Trailhead Address: University of Tennessee Arboretum, 901 S Illinois Ave, Oak Ridge, TN 37830</w:t>
      </w:r>
    </w:p>
    <w:p w14:paraId="0DCB38BF" w14:textId="77777777" w:rsidR="002960BE" w:rsidRDefault="002960BE" w:rsidP="00604B35">
      <w:pPr>
        <w:rPr>
          <w:ins w:id="254" w:author="Rosenberg, Joshua" w:date="2026-04-10T16:23:00Z" w16du:dateUtc="2026-04-10T20:23:00Z"/>
        </w:rPr>
      </w:pPr>
      <w:r>
        <w:t>Trailhead GPS Coordinates: 35.99392, -84.21988</w:t>
      </w:r>
    </w:p>
    <w:p w14:paraId="6E5322D7" w14:textId="24FDCC6A" w:rsidR="00A6366F" w:rsidRDefault="00A6366F" w:rsidP="00604B35">
      <w:ins w:id="255" w:author="Rosenberg, Joshua" w:date="2026-04-10T16:24:00Z" w16du:dateUtc="2026-04-10T20:24:00Z">
        <w:r>
          <w:t>Park in the main parking area and find Arboretum Road</w:t>
        </w:r>
        <w:r w:rsidR="00DC65D5">
          <w:t xml:space="preserve"> near the back of the parking area</w:t>
        </w:r>
        <w:r>
          <w:t>—closed to cars by a gate</w:t>
        </w:r>
        <w:r w:rsidR="00DC65D5">
          <w:t>—where the hike begins.</w:t>
        </w:r>
      </w:ins>
    </w:p>
    <w:p w14:paraId="03AFECCB" w14:textId="77777777" w:rsidR="00604B35" w:rsidRDefault="00604B35" w:rsidP="00604B35"/>
    <w:p w14:paraId="484CBE0B" w14:textId="77777777" w:rsidR="002960BE" w:rsidRPr="00604B35" w:rsidRDefault="002960BE" w:rsidP="00604B35">
      <w:pPr>
        <w:pStyle w:val="A-Head"/>
      </w:pPr>
      <w:r w:rsidRPr="00604B35">
        <w:t>Trail Description</w:t>
      </w:r>
    </w:p>
    <w:tbl>
      <w:tblPr>
        <w:tblStyle w:val="Table"/>
        <w:tblW w:w="5000" w:type="pct"/>
        <w:tblLayout w:type="fixed"/>
        <w:tblLook w:val="0020" w:firstRow="1" w:lastRow="0" w:firstColumn="0" w:lastColumn="0" w:noHBand="0" w:noVBand="0"/>
      </w:tblPr>
      <w:tblGrid>
        <w:gridCol w:w="3295"/>
        <w:gridCol w:w="6065"/>
      </w:tblGrid>
      <w:tr w:rsidR="002960BE" w14:paraId="21A06DD4" w14:textId="77777777" w:rsidTr="000B4FA4">
        <w:trPr>
          <w:cnfStyle w:val="100000000000" w:firstRow="1" w:lastRow="0" w:firstColumn="0" w:lastColumn="0" w:oddVBand="0" w:evenVBand="0" w:oddHBand="0" w:evenHBand="0" w:firstRowFirstColumn="0" w:firstRowLastColumn="0" w:lastRowFirstColumn="0" w:lastRowLastColumn="0"/>
          <w:tblHeader/>
        </w:trPr>
        <w:tc>
          <w:tcPr>
            <w:tcW w:w="2788" w:type="dxa"/>
          </w:tcPr>
          <w:p w14:paraId="432390DA" w14:textId="77777777" w:rsidR="002960BE" w:rsidRPr="00604B35" w:rsidRDefault="002960BE" w:rsidP="00604B35">
            <w:pPr>
              <w:rPr>
                <w:rStyle w:val="bold1"/>
              </w:rPr>
            </w:pPr>
            <w:r w:rsidRPr="00604B35">
              <w:rPr>
                <w:rStyle w:val="bold1"/>
              </w:rPr>
              <w:t>Distance from Start</w:t>
            </w:r>
          </w:p>
        </w:tc>
        <w:tc>
          <w:tcPr>
            <w:tcW w:w="5131" w:type="dxa"/>
          </w:tcPr>
          <w:p w14:paraId="4678C167" w14:textId="77777777" w:rsidR="002960BE" w:rsidRPr="00604B35" w:rsidRDefault="002960BE" w:rsidP="00604B35">
            <w:pPr>
              <w:rPr>
                <w:rStyle w:val="bold1"/>
              </w:rPr>
            </w:pPr>
            <w:r w:rsidRPr="00604B35">
              <w:rPr>
                <w:rStyle w:val="bold1"/>
              </w:rPr>
              <w:t>Description</w:t>
            </w:r>
          </w:p>
        </w:tc>
      </w:tr>
      <w:tr w:rsidR="002960BE" w14:paraId="7BB46F5E" w14:textId="77777777">
        <w:tc>
          <w:tcPr>
            <w:tcW w:w="2788" w:type="dxa"/>
          </w:tcPr>
          <w:p w14:paraId="22A21697" w14:textId="77777777" w:rsidR="002960BE" w:rsidRDefault="002960BE" w:rsidP="00604B35">
            <w:r>
              <w:t>0.0</w:t>
            </w:r>
          </w:p>
        </w:tc>
        <w:tc>
          <w:tcPr>
            <w:tcW w:w="5131" w:type="dxa"/>
          </w:tcPr>
          <w:p w14:paraId="3F4957A7" w14:textId="77777777" w:rsidR="002960BE" w:rsidRDefault="002960BE" w:rsidP="00604B35">
            <w:r>
              <w:t>Walk along the paved road.</w:t>
            </w:r>
          </w:p>
        </w:tc>
      </w:tr>
      <w:tr w:rsidR="002960BE" w14:paraId="0F0C744B" w14:textId="77777777">
        <w:tc>
          <w:tcPr>
            <w:tcW w:w="2788" w:type="dxa"/>
          </w:tcPr>
          <w:p w14:paraId="542150D9" w14:textId="77777777" w:rsidR="002960BE" w:rsidRDefault="002960BE" w:rsidP="00604B35">
            <w:r>
              <w:t>0.1</w:t>
            </w:r>
          </w:p>
        </w:tc>
        <w:tc>
          <w:tcPr>
            <w:tcW w:w="5131" w:type="dxa"/>
          </w:tcPr>
          <w:p w14:paraId="1D277DA9" w14:textId="77777777" w:rsidR="002960BE" w:rsidRDefault="002960BE" w:rsidP="00604B35">
            <w:r>
              <w:t>Start of the Oak-Hickory Trail on the right.</w:t>
            </w:r>
          </w:p>
        </w:tc>
      </w:tr>
      <w:tr w:rsidR="002960BE" w14:paraId="44351EEB" w14:textId="77777777">
        <w:tc>
          <w:tcPr>
            <w:tcW w:w="2788" w:type="dxa"/>
          </w:tcPr>
          <w:p w14:paraId="6BD6280D" w14:textId="77777777" w:rsidR="002960BE" w:rsidRDefault="002960BE" w:rsidP="00604B35">
            <w:r>
              <w:t>0.2</w:t>
            </w:r>
          </w:p>
        </w:tc>
        <w:tc>
          <w:tcPr>
            <w:tcW w:w="5131" w:type="dxa"/>
          </w:tcPr>
          <w:p w14:paraId="11CB6D84" w14:textId="77777777" w:rsidR="002960BE" w:rsidRDefault="002960BE" w:rsidP="00604B35">
            <w:r>
              <w:t>Start of the Heath Cove Trail on the left. This is a shortcut if you’re looking for one!</w:t>
            </w:r>
          </w:p>
        </w:tc>
      </w:tr>
      <w:tr w:rsidR="002960BE" w14:paraId="6F926E22" w14:textId="77777777">
        <w:tc>
          <w:tcPr>
            <w:tcW w:w="2788" w:type="dxa"/>
          </w:tcPr>
          <w:p w14:paraId="44EFFF87" w14:textId="77777777" w:rsidR="002960BE" w:rsidRDefault="002960BE" w:rsidP="00604B35">
            <w:r>
              <w:t>0.3</w:t>
            </w:r>
          </w:p>
        </w:tc>
        <w:tc>
          <w:tcPr>
            <w:tcW w:w="5131" w:type="dxa"/>
          </w:tcPr>
          <w:p w14:paraId="462AB5EF" w14:textId="77777777" w:rsidR="002960BE" w:rsidRDefault="002960BE" w:rsidP="00604B35">
            <w:r>
              <w:t>Wind around, still on the road.</w:t>
            </w:r>
          </w:p>
        </w:tc>
      </w:tr>
      <w:tr w:rsidR="002960BE" w14:paraId="0A1D5C7C" w14:textId="77777777">
        <w:tc>
          <w:tcPr>
            <w:tcW w:w="2788" w:type="dxa"/>
          </w:tcPr>
          <w:p w14:paraId="5F980629" w14:textId="77777777" w:rsidR="002960BE" w:rsidRDefault="002960BE" w:rsidP="00604B35">
            <w:r>
              <w:t>0.5</w:t>
            </w:r>
          </w:p>
        </w:tc>
        <w:tc>
          <w:tcPr>
            <w:tcW w:w="5131" w:type="dxa"/>
          </w:tcPr>
          <w:p w14:paraId="66313DD1" w14:textId="77777777" w:rsidR="002960BE" w:rsidRDefault="002960BE" w:rsidP="00604B35">
            <w:r>
              <w:t>Shelter on the right.</w:t>
            </w:r>
          </w:p>
        </w:tc>
      </w:tr>
      <w:tr w:rsidR="002960BE" w14:paraId="54394850" w14:textId="77777777">
        <w:tc>
          <w:tcPr>
            <w:tcW w:w="2788" w:type="dxa"/>
          </w:tcPr>
          <w:p w14:paraId="2371C78E" w14:textId="77777777" w:rsidR="002960BE" w:rsidRDefault="002960BE" w:rsidP="00604B35">
            <w:r>
              <w:t>0.6</w:t>
            </w:r>
          </w:p>
        </w:tc>
        <w:tc>
          <w:tcPr>
            <w:tcW w:w="5131" w:type="dxa"/>
          </w:tcPr>
          <w:p w14:paraId="5F016980" w14:textId="77777777" w:rsidR="002960BE" w:rsidRDefault="002960BE" w:rsidP="00604B35">
            <w:r>
              <w:t>Auditorium on the right.</w:t>
            </w:r>
          </w:p>
        </w:tc>
      </w:tr>
      <w:tr w:rsidR="002960BE" w14:paraId="3CBCDF4C" w14:textId="77777777">
        <w:tc>
          <w:tcPr>
            <w:tcW w:w="2788" w:type="dxa"/>
          </w:tcPr>
          <w:p w14:paraId="349805B9" w14:textId="77777777" w:rsidR="002960BE" w:rsidRDefault="002960BE" w:rsidP="00604B35">
            <w:r>
              <w:lastRenderedPageBreak/>
              <w:t>0.7</w:t>
            </w:r>
          </w:p>
        </w:tc>
        <w:tc>
          <w:tcPr>
            <w:tcW w:w="5131" w:type="dxa"/>
          </w:tcPr>
          <w:p w14:paraId="472049D2" w14:textId="77777777" w:rsidR="002960BE" w:rsidRDefault="002960BE" w:rsidP="00604B35">
            <w:r>
              <w:t>Leave the paved road for a short dirt path called Evans Way Trail. Alternatively, turn around and head back on the paved path.</w:t>
            </w:r>
          </w:p>
        </w:tc>
      </w:tr>
      <w:tr w:rsidR="002960BE" w14:paraId="51A05D58" w14:textId="77777777">
        <w:tc>
          <w:tcPr>
            <w:tcW w:w="2788" w:type="dxa"/>
          </w:tcPr>
          <w:p w14:paraId="34CF3091" w14:textId="77777777" w:rsidR="002960BE" w:rsidRDefault="002960BE" w:rsidP="00604B35">
            <w:r>
              <w:t>0.9</w:t>
            </w:r>
          </w:p>
        </w:tc>
        <w:tc>
          <w:tcPr>
            <w:tcW w:w="5131" w:type="dxa"/>
          </w:tcPr>
          <w:p w14:paraId="0B86E8DF" w14:textId="56FAC6CC" w:rsidR="002960BE" w:rsidRDefault="002960BE" w:rsidP="00604B35">
            <w:del w:id="256" w:author="Rosenberg, Joshua" w:date="2026-04-07T21:16:00Z" w16du:dateUtc="2026-04-08T02:16:00Z">
              <w:r w:rsidDel="00A018C2">
                <w:delText>Traihead</w:delText>
              </w:r>
            </w:del>
            <w:ins w:id="257" w:author="Rosenberg, Joshua" w:date="2026-04-07T21:16:00Z" w16du:dateUtc="2026-04-08T02:16:00Z">
              <w:r w:rsidR="00A018C2">
                <w:t>Trailhead</w:t>
              </w:r>
            </w:ins>
            <w:r>
              <w:t>.</w:t>
            </w:r>
          </w:p>
        </w:tc>
      </w:tr>
    </w:tbl>
    <w:p w14:paraId="43E131B4" w14:textId="77777777" w:rsidR="00CD6002" w:rsidRDefault="00CD6002">
      <w:pPr>
        <w:pStyle w:val="Heading3"/>
      </w:pPr>
    </w:p>
    <w:p w14:paraId="1029EADD" w14:textId="057A677F" w:rsidR="002960BE" w:rsidRDefault="002960BE" w:rsidP="00CD6002">
      <w:pPr>
        <w:pStyle w:val="A-Head"/>
      </w:pPr>
      <w:r>
        <w:t>Nearby</w:t>
      </w:r>
    </w:p>
    <w:p w14:paraId="3323D75C" w14:textId="77777777" w:rsidR="002960BE" w:rsidRDefault="002960BE" w:rsidP="00CD6002">
      <w:r w:rsidRPr="00CD6002">
        <w:rPr>
          <w:rStyle w:val="bold1"/>
        </w:rPr>
        <w:t>Explore some of the many other trails nearby.</w:t>
      </w:r>
      <w:r>
        <w:t xml:space="preserve"> The trail we featured meanders through a very small section of a large, diverse park. The Nature Book Trail is a great trail to add on to your hike. There are many others; check out the map at the UT Arboretum website (</w:t>
      </w:r>
      <w:hyperlink r:id="rId13">
        <w:r>
          <w:rPr>
            <w:rStyle w:val="Hyperlink"/>
          </w:rPr>
          <w:t>https://utarboretum.tennessee.edu/</w:t>
        </w:r>
      </w:hyperlink>
      <w:r>
        <w:t>) to learn more.</w:t>
      </w:r>
    </w:p>
    <w:p w14:paraId="0109AB4F" w14:textId="77777777" w:rsidR="002960BE" w:rsidRDefault="002960BE" w:rsidP="00CD6002">
      <w:r w:rsidRPr="00CD6002">
        <w:rPr>
          <w:rStyle w:val="bold1"/>
        </w:rPr>
        <w:t>Bring the balance bikes and kids’ bikes and stop by Haw Ridge and its kids’ pump track.</w:t>
      </w:r>
      <w:r>
        <w:t xml:space="preserve"> Nearby Haw Ridge Park features the Dirtlab Mountain Bike Skill Park, a great spot for kids riding balance bikes and pedal bikes to hone their skills and build confidence!</w:t>
      </w:r>
    </w:p>
    <w:bookmarkEnd w:id="55"/>
    <w:p w14:paraId="2AE2E087" w14:textId="17A9784B" w:rsidR="002960BE" w:rsidRDefault="002960BE">
      <w:r>
        <w:br w:type="page"/>
      </w:r>
    </w:p>
    <w:p w14:paraId="556C0903" w14:textId="43A3ADB9" w:rsidR="002960BE" w:rsidRDefault="002960BE" w:rsidP="00CD6002">
      <w:pPr>
        <w:pStyle w:val="ChapterTitle"/>
      </w:pPr>
      <w:bookmarkStart w:id="258" w:name="trail-6-knox-blount-greenway"/>
      <w:r>
        <w:lastRenderedPageBreak/>
        <w:t>Knox-Blount Greenway</w:t>
      </w:r>
    </w:p>
    <w:p w14:paraId="2CA2A689" w14:textId="77777777" w:rsidR="002960BE" w:rsidRPr="00687677" w:rsidRDefault="002960BE" w:rsidP="00687677">
      <w:pPr>
        <w:rPr>
          <w:rStyle w:val="bold1"/>
        </w:rPr>
      </w:pPr>
      <w:r w:rsidRPr="00687677">
        <w:rPr>
          <w:rStyle w:val="bold1"/>
        </w:rPr>
        <w:t>Figures included in this chapter:</w:t>
      </w:r>
    </w:p>
    <w:p w14:paraId="76DBB107" w14:textId="77777777" w:rsidR="002960BE" w:rsidRDefault="002960BE" w:rsidP="00687677">
      <w:r>
        <w:t>trail-06-figure-01.jpg</w:t>
      </w:r>
    </w:p>
    <w:p w14:paraId="13201685" w14:textId="2F5ECD68" w:rsidR="00CD6002" w:rsidRDefault="002960BE" w:rsidP="003D5992">
      <w:r>
        <w:t>trail-06-map.jpeg</w:t>
      </w:r>
    </w:p>
    <w:p w14:paraId="1995765C" w14:textId="58CB87A8" w:rsidR="002960BE" w:rsidRDefault="002960BE" w:rsidP="00CD6002">
      <w:pPr>
        <w:pStyle w:val="A-Head"/>
      </w:pPr>
      <w:r>
        <w:t>Overview</w:t>
      </w:r>
    </w:p>
    <w:p w14:paraId="15EA5D60" w14:textId="4AB5C020" w:rsidR="002960BE" w:rsidRDefault="002960BE" w:rsidP="00CD6002">
      <w:r>
        <w:t xml:space="preserve">Another hike that is very close to Knoxville’s city center, the Knox-Blount Greenway, is a fun, easier outing for little walkers, bikers, and for parents pushing little ones in strollers. Paved throughout, this trail offers a glimpse of the surprising beauty of the Tennessee River so close to the city. Our description features a route that heads to the north, toward the city, and then back to the trail from the research park further south, before returning to the start. Look for blue herons and other birds along the side of the river; you might see a Bald Eagle! While beautiful, there is limited shade here, so factor </w:t>
      </w:r>
      <w:r w:rsidR="001565A2">
        <w:t>in</w:t>
      </w:r>
      <w:r>
        <w:t xml:space="preserve"> weather before setting out to this destination! This will be a fun hike for a gaggle of kids looking to toddle or run wild!</w:t>
      </w:r>
    </w:p>
    <w:p w14:paraId="5625739D" w14:textId="77777777" w:rsidR="004266DC" w:rsidRDefault="004266DC" w:rsidP="00CD6002"/>
    <w:p w14:paraId="5B0CD6F5" w14:textId="77777777" w:rsidR="002960BE" w:rsidRDefault="002960BE" w:rsidP="004266DC">
      <w:pPr>
        <w:pStyle w:val="A-Head"/>
      </w:pPr>
      <w:r>
        <w:t>Key Characteristics</w:t>
      </w:r>
    </w:p>
    <w:tbl>
      <w:tblPr>
        <w:tblStyle w:val="Table"/>
        <w:tblW w:w="5000" w:type="pct"/>
        <w:tblLayout w:type="fixed"/>
        <w:tblLook w:val="0020" w:firstRow="1" w:lastRow="0" w:firstColumn="0" w:lastColumn="0" w:noHBand="0" w:noVBand="0"/>
      </w:tblPr>
      <w:tblGrid>
        <w:gridCol w:w="4955"/>
        <w:gridCol w:w="4405"/>
      </w:tblGrid>
      <w:tr w:rsidR="002960BE" w14:paraId="09B6D1A7" w14:textId="77777777" w:rsidTr="00CF0166">
        <w:trPr>
          <w:cnfStyle w:val="100000000000" w:firstRow="1" w:lastRow="0" w:firstColumn="0" w:lastColumn="0" w:oddVBand="0" w:evenVBand="0" w:oddHBand="0" w:evenHBand="0" w:firstRowFirstColumn="0" w:firstRowLastColumn="0" w:lastRowFirstColumn="0" w:lastRowLastColumn="0"/>
          <w:tblHeader/>
        </w:trPr>
        <w:tc>
          <w:tcPr>
            <w:tcW w:w="4192" w:type="dxa"/>
          </w:tcPr>
          <w:p w14:paraId="169F5FDB" w14:textId="77777777" w:rsidR="002960BE" w:rsidRPr="004266DC" w:rsidRDefault="002960BE" w:rsidP="004266DC">
            <w:pPr>
              <w:rPr>
                <w:rStyle w:val="bold1"/>
              </w:rPr>
            </w:pPr>
            <w:r w:rsidRPr="004266DC">
              <w:rPr>
                <w:rStyle w:val="bold1"/>
              </w:rPr>
              <w:t>Characteristic</w:t>
            </w:r>
          </w:p>
        </w:tc>
        <w:tc>
          <w:tcPr>
            <w:tcW w:w="3727" w:type="dxa"/>
          </w:tcPr>
          <w:p w14:paraId="7B2D08C8" w14:textId="77777777" w:rsidR="002960BE" w:rsidRPr="004266DC" w:rsidRDefault="002960BE" w:rsidP="004266DC">
            <w:pPr>
              <w:rPr>
                <w:rStyle w:val="bold1"/>
              </w:rPr>
            </w:pPr>
            <w:r w:rsidRPr="004266DC">
              <w:rPr>
                <w:rStyle w:val="bold1"/>
              </w:rPr>
              <w:t>Details</w:t>
            </w:r>
          </w:p>
        </w:tc>
      </w:tr>
      <w:tr w:rsidR="002960BE" w14:paraId="6E3BE6BC" w14:textId="77777777">
        <w:tc>
          <w:tcPr>
            <w:tcW w:w="4192" w:type="dxa"/>
          </w:tcPr>
          <w:p w14:paraId="4595A3D9" w14:textId="77777777" w:rsidR="002960BE" w:rsidRDefault="002960BE" w:rsidP="004266DC">
            <w:r>
              <w:t>Time from Knoxville</w:t>
            </w:r>
          </w:p>
        </w:tc>
        <w:tc>
          <w:tcPr>
            <w:tcW w:w="3727" w:type="dxa"/>
          </w:tcPr>
          <w:p w14:paraId="18BB8DCE" w14:textId="77777777" w:rsidR="002960BE" w:rsidRDefault="002960BE" w:rsidP="004266DC">
            <w:r>
              <w:t>5-10 mins</w:t>
            </w:r>
          </w:p>
        </w:tc>
      </w:tr>
      <w:tr w:rsidR="002960BE" w14:paraId="3E395E60" w14:textId="77777777">
        <w:tc>
          <w:tcPr>
            <w:tcW w:w="4192" w:type="dxa"/>
          </w:tcPr>
          <w:p w14:paraId="0B0F9E68" w14:textId="77777777" w:rsidR="002960BE" w:rsidRDefault="002960BE" w:rsidP="004266DC">
            <w:r>
              <w:t>Trail Distance (Miles)</w:t>
            </w:r>
          </w:p>
        </w:tc>
        <w:tc>
          <w:tcPr>
            <w:tcW w:w="3727" w:type="dxa"/>
          </w:tcPr>
          <w:p w14:paraId="713CA2AB" w14:textId="77777777" w:rsidR="002960BE" w:rsidRDefault="002960BE" w:rsidP="004266DC">
            <w:r>
              <w:t>2.3</w:t>
            </w:r>
          </w:p>
        </w:tc>
      </w:tr>
      <w:tr w:rsidR="002960BE" w14:paraId="5D159B97" w14:textId="77777777">
        <w:tc>
          <w:tcPr>
            <w:tcW w:w="4192" w:type="dxa"/>
          </w:tcPr>
          <w:p w14:paraId="39E66410" w14:textId="77777777" w:rsidR="002960BE" w:rsidRDefault="002960BE" w:rsidP="004266DC">
            <w:r>
              <w:t>Elevation Change</w:t>
            </w:r>
          </w:p>
        </w:tc>
        <w:tc>
          <w:tcPr>
            <w:tcW w:w="3727" w:type="dxa"/>
          </w:tcPr>
          <w:p w14:paraId="569995D3" w14:textId="77777777" w:rsidR="002960BE" w:rsidRDefault="002960BE" w:rsidP="004266DC">
            <w:r>
              <w:t>Gentle</w:t>
            </w:r>
          </w:p>
        </w:tc>
      </w:tr>
      <w:tr w:rsidR="002960BE" w14:paraId="4EB670BD" w14:textId="77777777">
        <w:tc>
          <w:tcPr>
            <w:tcW w:w="4192" w:type="dxa"/>
          </w:tcPr>
          <w:p w14:paraId="20FEC4D4" w14:textId="77777777" w:rsidR="002960BE" w:rsidRDefault="002960BE" w:rsidP="004266DC">
            <w:r>
              <w:t>Pets</w:t>
            </w:r>
          </w:p>
        </w:tc>
        <w:tc>
          <w:tcPr>
            <w:tcW w:w="3727" w:type="dxa"/>
          </w:tcPr>
          <w:p w14:paraId="68D1ABBD" w14:textId="77777777" w:rsidR="002960BE" w:rsidRDefault="002960BE" w:rsidP="004266DC">
            <w:r>
              <w:t>Allowed on leash</w:t>
            </w:r>
          </w:p>
        </w:tc>
      </w:tr>
      <w:tr w:rsidR="002960BE" w14:paraId="6C6069DF" w14:textId="77777777">
        <w:tc>
          <w:tcPr>
            <w:tcW w:w="4192" w:type="dxa"/>
          </w:tcPr>
          <w:p w14:paraId="480FDEE6" w14:textId="77777777" w:rsidR="002960BE" w:rsidRDefault="002960BE" w:rsidP="004266DC">
            <w:r>
              <w:t>Parking Pass/Entrance Fee</w:t>
            </w:r>
          </w:p>
        </w:tc>
        <w:tc>
          <w:tcPr>
            <w:tcW w:w="3727" w:type="dxa"/>
          </w:tcPr>
          <w:p w14:paraId="23E6E809" w14:textId="77777777" w:rsidR="002960BE" w:rsidRDefault="002960BE" w:rsidP="004266DC">
            <w:r>
              <w:t>Not Required</w:t>
            </w:r>
          </w:p>
        </w:tc>
      </w:tr>
      <w:tr w:rsidR="002960BE" w14:paraId="25C17483" w14:textId="77777777">
        <w:tc>
          <w:tcPr>
            <w:tcW w:w="4192" w:type="dxa"/>
          </w:tcPr>
          <w:p w14:paraId="49CA9097" w14:textId="77777777" w:rsidR="002960BE" w:rsidRDefault="002960BE" w:rsidP="004266DC">
            <w:r>
              <w:lastRenderedPageBreak/>
              <w:t>Restroom(s)</w:t>
            </w:r>
          </w:p>
        </w:tc>
        <w:tc>
          <w:tcPr>
            <w:tcW w:w="3727" w:type="dxa"/>
          </w:tcPr>
          <w:p w14:paraId="7B19BF01" w14:textId="77777777" w:rsidR="002960BE" w:rsidRDefault="002960BE" w:rsidP="004266DC">
            <w:r>
              <w:t>No</w:t>
            </w:r>
          </w:p>
        </w:tc>
      </w:tr>
      <w:tr w:rsidR="002960BE" w14:paraId="562D2A74" w14:textId="77777777">
        <w:tc>
          <w:tcPr>
            <w:tcW w:w="4192" w:type="dxa"/>
          </w:tcPr>
          <w:p w14:paraId="099F95B1" w14:textId="77777777" w:rsidR="002960BE" w:rsidRDefault="002960BE" w:rsidP="004266DC">
            <w:r>
              <w:t>Best Ages</w:t>
            </w:r>
          </w:p>
        </w:tc>
        <w:tc>
          <w:tcPr>
            <w:tcW w:w="3727" w:type="dxa"/>
          </w:tcPr>
          <w:p w14:paraId="4A3E6172" w14:textId="77777777" w:rsidR="002960BE" w:rsidRDefault="002960BE" w:rsidP="004266DC">
            <w:r>
              <w:t>Toddlers and Little Kids</w:t>
            </w:r>
          </w:p>
        </w:tc>
      </w:tr>
      <w:tr w:rsidR="002960BE" w14:paraId="060D5C02" w14:textId="77777777">
        <w:tc>
          <w:tcPr>
            <w:tcW w:w="4192" w:type="dxa"/>
          </w:tcPr>
          <w:p w14:paraId="1DC28E64" w14:textId="77777777" w:rsidR="002960BE" w:rsidRDefault="002960BE" w:rsidP="004266DC">
            <w:r>
              <w:t>Accessibility</w:t>
            </w:r>
          </w:p>
        </w:tc>
        <w:tc>
          <w:tcPr>
            <w:tcW w:w="3727" w:type="dxa"/>
          </w:tcPr>
          <w:p w14:paraId="4BDD5B88" w14:textId="77777777" w:rsidR="002960BE" w:rsidRDefault="002960BE" w:rsidP="004266DC">
            <w:r>
              <w:t>Accessible</w:t>
            </w:r>
          </w:p>
        </w:tc>
      </w:tr>
    </w:tbl>
    <w:p w14:paraId="649F9712" w14:textId="77777777" w:rsidR="004266DC" w:rsidRDefault="004266DC">
      <w:pPr>
        <w:pStyle w:val="Heading3"/>
      </w:pPr>
    </w:p>
    <w:p w14:paraId="498F65E8" w14:textId="4367150E" w:rsidR="002960BE" w:rsidRDefault="002960BE" w:rsidP="004266DC">
      <w:pPr>
        <w:pStyle w:val="A-Head"/>
      </w:pPr>
      <w:r>
        <w:t>Directions to the Trailhead</w:t>
      </w:r>
    </w:p>
    <w:p w14:paraId="1D45636E" w14:textId="77777777" w:rsidR="002960BE" w:rsidRDefault="002960BE" w:rsidP="004266DC">
      <w:r>
        <w:t>Trailhead Address: University of Tennessee Research Park at Cherokee Farm, 2641 Osprey Vista Way, Knoxville, TN 37920</w:t>
      </w:r>
    </w:p>
    <w:p w14:paraId="0A0426E4" w14:textId="77777777" w:rsidR="002960BE" w:rsidRDefault="002960BE" w:rsidP="004266DC">
      <w:r>
        <w:t>Trailhead GPS Coordinates: 35.94191, -83.95270</w:t>
      </w:r>
    </w:p>
    <w:p w14:paraId="5C54A795" w14:textId="77777777" w:rsidR="002960BE" w:rsidRDefault="002960BE" w:rsidP="004266DC">
      <w:pPr>
        <w:ind w:firstLine="720"/>
      </w:pPr>
      <w:r>
        <w:t>Park in the lot at the above address. If helpful, the building next to the lot is the IAM Electron Microscopy Facility. The start of the trail is at the top of a terraced amphitheater—conveniently, one that’s easy to walk down.</w:t>
      </w:r>
    </w:p>
    <w:p w14:paraId="38F5F25E" w14:textId="77777777" w:rsidR="000152A4" w:rsidRDefault="000152A4" w:rsidP="004266DC">
      <w:pPr>
        <w:ind w:firstLine="720"/>
      </w:pPr>
    </w:p>
    <w:p w14:paraId="36ADE628" w14:textId="77777777" w:rsidR="002960BE" w:rsidRPr="000152A4" w:rsidRDefault="002960BE" w:rsidP="000152A4">
      <w:pPr>
        <w:pStyle w:val="A-Head"/>
      </w:pPr>
      <w:r w:rsidRPr="000152A4">
        <w:t>Trail Description</w:t>
      </w:r>
    </w:p>
    <w:tbl>
      <w:tblPr>
        <w:tblStyle w:val="Table"/>
        <w:tblW w:w="5000" w:type="pct"/>
        <w:tblLayout w:type="fixed"/>
        <w:tblLook w:val="0020" w:firstRow="1" w:lastRow="0" w:firstColumn="0" w:lastColumn="0" w:noHBand="0" w:noVBand="0"/>
      </w:tblPr>
      <w:tblGrid>
        <w:gridCol w:w="2210"/>
        <w:gridCol w:w="7150"/>
      </w:tblGrid>
      <w:tr w:rsidR="002960BE" w14:paraId="71F35C21" w14:textId="77777777" w:rsidTr="00CF0166">
        <w:trPr>
          <w:cnfStyle w:val="100000000000" w:firstRow="1" w:lastRow="0" w:firstColumn="0" w:lastColumn="0" w:oddVBand="0" w:evenVBand="0" w:oddHBand="0" w:evenHBand="0" w:firstRowFirstColumn="0" w:firstRowLastColumn="0" w:lastRowFirstColumn="0" w:lastRowLastColumn="0"/>
          <w:tblHeader/>
        </w:trPr>
        <w:tc>
          <w:tcPr>
            <w:tcW w:w="1870" w:type="dxa"/>
          </w:tcPr>
          <w:p w14:paraId="48635D01" w14:textId="77777777" w:rsidR="002960BE" w:rsidRPr="000152A4" w:rsidRDefault="002960BE" w:rsidP="000152A4">
            <w:pPr>
              <w:rPr>
                <w:rStyle w:val="bold1"/>
              </w:rPr>
            </w:pPr>
            <w:r w:rsidRPr="000152A4">
              <w:rPr>
                <w:rStyle w:val="bold1"/>
              </w:rPr>
              <w:t>Distance from Start</w:t>
            </w:r>
          </w:p>
        </w:tc>
        <w:tc>
          <w:tcPr>
            <w:tcW w:w="6050" w:type="dxa"/>
          </w:tcPr>
          <w:p w14:paraId="26F3CC5A" w14:textId="77777777" w:rsidR="002960BE" w:rsidRPr="000152A4" w:rsidRDefault="002960BE" w:rsidP="000152A4">
            <w:pPr>
              <w:rPr>
                <w:rStyle w:val="bold1"/>
              </w:rPr>
            </w:pPr>
            <w:r w:rsidRPr="000152A4">
              <w:rPr>
                <w:rStyle w:val="bold1"/>
              </w:rPr>
              <w:t>Description</w:t>
            </w:r>
          </w:p>
        </w:tc>
      </w:tr>
      <w:tr w:rsidR="002960BE" w14:paraId="3A35B385" w14:textId="77777777">
        <w:tc>
          <w:tcPr>
            <w:tcW w:w="1870" w:type="dxa"/>
          </w:tcPr>
          <w:p w14:paraId="20224A1D" w14:textId="77777777" w:rsidR="002960BE" w:rsidRDefault="002960BE" w:rsidP="000152A4">
            <w:r>
              <w:t>0.0</w:t>
            </w:r>
          </w:p>
        </w:tc>
        <w:tc>
          <w:tcPr>
            <w:tcW w:w="6050" w:type="dxa"/>
          </w:tcPr>
          <w:p w14:paraId="5E81F235" w14:textId="77777777" w:rsidR="002960BE" w:rsidRDefault="002960BE" w:rsidP="000152A4">
            <w:r>
              <w:t>Walk down the terraced amphitheater.</w:t>
            </w:r>
          </w:p>
        </w:tc>
      </w:tr>
      <w:tr w:rsidR="002960BE" w14:paraId="0C39F0D0" w14:textId="77777777">
        <w:tc>
          <w:tcPr>
            <w:tcW w:w="1870" w:type="dxa"/>
          </w:tcPr>
          <w:p w14:paraId="3934CE1B" w14:textId="77777777" w:rsidR="002960BE" w:rsidRDefault="002960BE" w:rsidP="000152A4">
            <w:r>
              <w:t>0.1</w:t>
            </w:r>
          </w:p>
        </w:tc>
        <w:tc>
          <w:tcPr>
            <w:tcW w:w="6050" w:type="dxa"/>
          </w:tcPr>
          <w:p w14:paraId="39D3C504" w14:textId="10877C48" w:rsidR="002960BE" w:rsidRDefault="002960BE" w:rsidP="000152A4">
            <w:r>
              <w:t>Begin to descend a gradual hill.</w:t>
            </w:r>
          </w:p>
        </w:tc>
      </w:tr>
      <w:tr w:rsidR="002960BE" w14:paraId="1AF97459" w14:textId="77777777">
        <w:tc>
          <w:tcPr>
            <w:tcW w:w="1870" w:type="dxa"/>
          </w:tcPr>
          <w:p w14:paraId="25D8248B" w14:textId="77777777" w:rsidR="002960BE" w:rsidRDefault="002960BE" w:rsidP="000152A4">
            <w:r>
              <w:t>0.3</w:t>
            </w:r>
          </w:p>
        </w:tc>
        <w:tc>
          <w:tcPr>
            <w:tcW w:w="6050" w:type="dxa"/>
          </w:tcPr>
          <w:p w14:paraId="6FFEBF2F" w14:textId="77777777" w:rsidR="002960BE" w:rsidRDefault="002960BE" w:rsidP="000152A4">
            <w:r>
              <w:t>Reach the river and the Knox-Blount Greenway trail proper. Our route turns right, but you can explore in either direction!</w:t>
            </w:r>
          </w:p>
        </w:tc>
      </w:tr>
      <w:tr w:rsidR="002960BE" w14:paraId="7EDE3B68" w14:textId="77777777">
        <w:tc>
          <w:tcPr>
            <w:tcW w:w="1870" w:type="dxa"/>
          </w:tcPr>
          <w:p w14:paraId="6EF140FD" w14:textId="77777777" w:rsidR="002960BE" w:rsidRDefault="002960BE" w:rsidP="000152A4">
            <w:r>
              <w:lastRenderedPageBreak/>
              <w:t>0.35</w:t>
            </w:r>
          </w:p>
        </w:tc>
        <w:tc>
          <w:tcPr>
            <w:tcW w:w="6050" w:type="dxa"/>
          </w:tcPr>
          <w:p w14:paraId="38570EC4" w14:textId="77777777" w:rsidR="002960BE" w:rsidRDefault="002960BE" w:rsidP="000152A4">
            <w:r>
              <w:t>Follow the greenway along the river. The meadows to the right are usually mowed; kids may like to cruise through them!</w:t>
            </w:r>
          </w:p>
        </w:tc>
      </w:tr>
      <w:tr w:rsidR="002960BE" w14:paraId="483C49B1" w14:textId="77777777">
        <w:tc>
          <w:tcPr>
            <w:tcW w:w="1870" w:type="dxa"/>
          </w:tcPr>
          <w:p w14:paraId="2E9A0C8D" w14:textId="77777777" w:rsidR="002960BE" w:rsidRDefault="002960BE" w:rsidP="000152A4">
            <w:r>
              <w:t>0.8</w:t>
            </w:r>
          </w:p>
        </w:tc>
        <w:tc>
          <w:tcPr>
            <w:tcW w:w="6050" w:type="dxa"/>
          </w:tcPr>
          <w:p w14:paraId="66E05C28" w14:textId="403DF610" w:rsidR="002960BE" w:rsidRDefault="002960BE" w:rsidP="000152A4">
            <w:r>
              <w:t>Our preferred route turns around at the intersection of the greenway and a spur trail. Of course, you can continue further if you like. Head back the other direction</w:t>
            </w:r>
            <w:r w:rsidR="009C5021">
              <w:t>.</w:t>
            </w:r>
          </w:p>
        </w:tc>
      </w:tr>
      <w:tr w:rsidR="002960BE" w14:paraId="0D3C07DB" w14:textId="77777777">
        <w:tc>
          <w:tcPr>
            <w:tcW w:w="1870" w:type="dxa"/>
          </w:tcPr>
          <w:p w14:paraId="4BE3D900" w14:textId="77777777" w:rsidR="002960BE" w:rsidRDefault="002960BE" w:rsidP="000152A4">
            <w:r>
              <w:t>1.3</w:t>
            </w:r>
          </w:p>
        </w:tc>
        <w:tc>
          <w:tcPr>
            <w:tcW w:w="6050" w:type="dxa"/>
          </w:tcPr>
          <w:p w14:paraId="7F08BCB2" w14:textId="77777777" w:rsidR="002960BE" w:rsidRDefault="002960BE" w:rsidP="000152A4">
            <w:r>
              <w:t>Pass the trail from the amphitheater you took earlier, continuing along the river.</w:t>
            </w:r>
          </w:p>
        </w:tc>
      </w:tr>
      <w:tr w:rsidR="002960BE" w14:paraId="7BA59A60" w14:textId="77777777">
        <w:tc>
          <w:tcPr>
            <w:tcW w:w="1870" w:type="dxa"/>
          </w:tcPr>
          <w:p w14:paraId="53061487" w14:textId="77777777" w:rsidR="002960BE" w:rsidRDefault="002960BE" w:rsidP="000152A4">
            <w:r>
              <w:t>1.65</w:t>
            </w:r>
          </w:p>
        </w:tc>
        <w:tc>
          <w:tcPr>
            <w:tcW w:w="6050" w:type="dxa"/>
          </w:tcPr>
          <w:p w14:paraId="2B4E732F" w14:textId="77777777" w:rsidR="002960BE" w:rsidRDefault="002960BE" w:rsidP="000152A4">
            <w:r>
              <w:t>Turn around at the intersection of another spur trail.</w:t>
            </w:r>
          </w:p>
        </w:tc>
      </w:tr>
      <w:tr w:rsidR="002960BE" w14:paraId="54D517B9" w14:textId="77777777">
        <w:tc>
          <w:tcPr>
            <w:tcW w:w="1870" w:type="dxa"/>
          </w:tcPr>
          <w:p w14:paraId="1B205FF2" w14:textId="77777777" w:rsidR="002960BE" w:rsidRDefault="002960BE" w:rsidP="000152A4">
            <w:r>
              <w:t>2.0</w:t>
            </w:r>
          </w:p>
        </w:tc>
        <w:tc>
          <w:tcPr>
            <w:tcW w:w="6050" w:type="dxa"/>
          </w:tcPr>
          <w:p w14:paraId="440D7F2F" w14:textId="77777777" w:rsidR="002960BE" w:rsidRDefault="002960BE" w:rsidP="000152A4">
            <w:r>
              <w:t>Meet back up with the trail to the amphitheater.</w:t>
            </w:r>
          </w:p>
        </w:tc>
      </w:tr>
      <w:tr w:rsidR="002960BE" w14:paraId="22494DF5" w14:textId="77777777">
        <w:tc>
          <w:tcPr>
            <w:tcW w:w="1870" w:type="dxa"/>
          </w:tcPr>
          <w:p w14:paraId="0DFBF265" w14:textId="77777777" w:rsidR="002960BE" w:rsidRDefault="002960BE" w:rsidP="000152A4">
            <w:r>
              <w:t>2.3</w:t>
            </w:r>
          </w:p>
        </w:tc>
        <w:tc>
          <w:tcPr>
            <w:tcW w:w="6050" w:type="dxa"/>
          </w:tcPr>
          <w:p w14:paraId="158ECC89" w14:textId="28DAAB64" w:rsidR="002960BE" w:rsidRDefault="002960BE" w:rsidP="000152A4">
            <w:del w:id="259" w:author="Rosenberg, Joshua" w:date="2026-04-07T21:16:00Z" w16du:dateUtc="2026-04-08T02:16:00Z">
              <w:r w:rsidDel="00A018C2">
                <w:delText>Traihead</w:delText>
              </w:r>
            </w:del>
            <w:ins w:id="260" w:author="Rosenberg, Joshua" w:date="2026-04-07T21:16:00Z" w16du:dateUtc="2026-04-08T02:16:00Z">
              <w:r w:rsidR="00A018C2">
                <w:t>Trailhead</w:t>
              </w:r>
            </w:ins>
            <w:r>
              <w:t>.</w:t>
            </w:r>
          </w:p>
        </w:tc>
      </w:tr>
    </w:tbl>
    <w:p w14:paraId="75B58757" w14:textId="77777777" w:rsidR="00FD5D24" w:rsidRDefault="00FD5D24">
      <w:pPr>
        <w:pStyle w:val="Heading3"/>
      </w:pPr>
    </w:p>
    <w:p w14:paraId="71406D98" w14:textId="747CE04B" w:rsidR="002960BE" w:rsidRDefault="002960BE" w:rsidP="00FD5D24">
      <w:pPr>
        <w:pStyle w:val="A-Head"/>
      </w:pPr>
      <w:r>
        <w:t>Nearby</w:t>
      </w:r>
    </w:p>
    <w:p w14:paraId="4FB945E5" w14:textId="77777777" w:rsidR="002960BE" w:rsidRDefault="002960BE" w:rsidP="00FD5D24">
      <w:r w:rsidRPr="00FD5D24">
        <w:rPr>
          <w:rStyle w:val="bold1"/>
        </w:rPr>
        <w:t>Take time to visit the UT Gardens.</w:t>
      </w:r>
      <w:r>
        <w:t xml:space="preserve"> The nearby UT Gardens (2621 Morgan Circle, Knoxville, TN 37996) is a great spot for a meander through beautiful gardens. Be sure to check out the Children’s Garden featuring grassy mounds and ample play structures!</w:t>
      </w:r>
    </w:p>
    <w:p w14:paraId="5B788247" w14:textId="647F596C" w:rsidR="002960BE" w:rsidRDefault="002960BE" w:rsidP="00FD5D24">
      <w:r w:rsidRPr="00FD5D24">
        <w:rPr>
          <w:rStyle w:val="bold1"/>
        </w:rPr>
        <w:t>Bike the greenways!</w:t>
      </w:r>
      <w:r>
        <w:t xml:space="preserve"> While we featured the Knox-Blount Greenway as a hike, it’s also a fun bike ride for young bikers.</w:t>
      </w:r>
      <w:bookmarkEnd w:id="258"/>
    </w:p>
    <w:p w14:paraId="4AD29A70" w14:textId="77777777" w:rsidR="003D5992" w:rsidRDefault="003D5992" w:rsidP="00FD5D24"/>
    <w:p w14:paraId="7E1FF824" w14:textId="77777777" w:rsidR="003D5992" w:rsidRDefault="003D5992" w:rsidP="00FD5D24"/>
    <w:p w14:paraId="2F351C7B" w14:textId="67074154" w:rsidR="002960BE" w:rsidRDefault="002960BE" w:rsidP="000E17F8">
      <w:pPr>
        <w:pStyle w:val="ChapterTitle"/>
      </w:pPr>
      <w:bookmarkStart w:id="261" w:name="trail-7-sequoyah-park"/>
      <w:del w:id="262" w:author="Rosenberg, Joshua" w:date="2026-04-07T21:17:00Z" w16du:dateUtc="2026-04-08T02:17:00Z">
        <w:r w:rsidDel="00FB7414">
          <w:lastRenderedPageBreak/>
          <w:delText xml:space="preserve">Trail </w:delText>
        </w:r>
      </w:del>
      <w:r>
        <w:t>Sequoyah Park</w:t>
      </w:r>
    </w:p>
    <w:p w14:paraId="23925488" w14:textId="77777777" w:rsidR="002960BE" w:rsidRPr="00687677" w:rsidRDefault="002960BE" w:rsidP="00687677">
      <w:pPr>
        <w:rPr>
          <w:rStyle w:val="bold1"/>
        </w:rPr>
      </w:pPr>
      <w:r w:rsidRPr="00687677">
        <w:rPr>
          <w:rStyle w:val="bold1"/>
        </w:rPr>
        <w:t>Figures included in this chapter:</w:t>
      </w:r>
    </w:p>
    <w:p w14:paraId="3FC1A193" w14:textId="77777777" w:rsidR="002960BE" w:rsidRDefault="002960BE" w:rsidP="00687677">
      <w:r>
        <w:t>trail-07-figure-01.jpg</w:t>
      </w:r>
    </w:p>
    <w:p w14:paraId="026058C7" w14:textId="77777777" w:rsidR="002960BE" w:rsidRDefault="002960BE" w:rsidP="00687677">
      <w:r>
        <w:t>trail-07-map.jpeg</w:t>
      </w:r>
    </w:p>
    <w:p w14:paraId="453A6BA3" w14:textId="77777777" w:rsidR="002960BE" w:rsidRDefault="002960BE" w:rsidP="00687677">
      <w:r>
        <w:t>trail-07-figure-02.jpg</w:t>
      </w:r>
    </w:p>
    <w:p w14:paraId="6D401F89" w14:textId="77777777" w:rsidR="002960BE" w:rsidRDefault="002960BE" w:rsidP="000E17F8">
      <w:pPr>
        <w:pStyle w:val="A-Head"/>
      </w:pPr>
      <w:r>
        <w:t>Overview</w:t>
      </w:r>
    </w:p>
    <w:p w14:paraId="5006BB03" w14:textId="23739B8D" w:rsidR="002960BE" w:rsidRDefault="002960BE" w:rsidP="000E17F8">
      <w:r>
        <w:t xml:space="preserve">This is another gem among Knoxville city parks, nestled in the heart of the </w:t>
      </w:r>
      <w:del w:id="263" w:author="Rosenberg, Joshua" w:date="2026-04-07T21:17:00Z" w16du:dateUtc="2026-04-08T02:17:00Z">
        <w:r w:rsidDel="00D444B2">
          <w:delText xml:space="preserve">the </w:delText>
        </w:r>
      </w:del>
      <w:r>
        <w:t xml:space="preserve">city in a neighborhood. The trail starts at a large parking area near the restroom building and walks towards the river. It follows the river past open fields, trees, and bushes which playfully beckon for kids to explore! The trail cuts up toward the greenway and hikes past </w:t>
      </w:r>
      <w:r w:rsidR="002A4822">
        <w:t>Native American</w:t>
      </w:r>
      <w:r>
        <w:t xml:space="preserve"> burial mounds and the historic homes along the path before returning to the start. In mild weather, it is a fantastic spot to hang up a hammock, fish, have a picnic, or toss a frisbee or football. This outing is ideal for kids of all walking ages, and alternate ways to access the greenway make it easy to create a shorter loop.</w:t>
      </w:r>
    </w:p>
    <w:p w14:paraId="450E74B4" w14:textId="77777777" w:rsidR="00C67F0D" w:rsidRDefault="00C67F0D" w:rsidP="000E17F8"/>
    <w:p w14:paraId="2D413FAD" w14:textId="77777777" w:rsidR="002960BE" w:rsidRDefault="002960BE" w:rsidP="00C67F0D">
      <w:pPr>
        <w:pStyle w:val="A-Head"/>
      </w:pPr>
      <w:r>
        <w:t>Key Characteristics</w:t>
      </w:r>
    </w:p>
    <w:tbl>
      <w:tblPr>
        <w:tblStyle w:val="Table"/>
        <w:tblW w:w="0" w:type="auto"/>
        <w:tblLook w:val="0020" w:firstRow="1" w:lastRow="0" w:firstColumn="0" w:lastColumn="0" w:noHBand="0" w:noVBand="0"/>
      </w:tblPr>
      <w:tblGrid>
        <w:gridCol w:w="2978"/>
        <w:gridCol w:w="2625"/>
      </w:tblGrid>
      <w:tr w:rsidR="002960BE" w14:paraId="61570163" w14:textId="77777777" w:rsidTr="00FD1C19">
        <w:trPr>
          <w:cnfStyle w:val="100000000000" w:firstRow="1" w:lastRow="0" w:firstColumn="0" w:lastColumn="0" w:oddVBand="0" w:evenVBand="0" w:oddHBand="0" w:evenHBand="0" w:firstRowFirstColumn="0" w:firstRowLastColumn="0" w:lastRowFirstColumn="0" w:lastRowLastColumn="0"/>
          <w:tblHeader/>
        </w:trPr>
        <w:tc>
          <w:tcPr>
            <w:tcW w:w="0" w:type="auto"/>
          </w:tcPr>
          <w:p w14:paraId="3B34A4AB" w14:textId="77777777" w:rsidR="002960BE" w:rsidRPr="00C67F0D" w:rsidRDefault="002960BE" w:rsidP="00C67F0D">
            <w:pPr>
              <w:rPr>
                <w:rStyle w:val="bold1"/>
              </w:rPr>
            </w:pPr>
            <w:r w:rsidRPr="00C67F0D">
              <w:rPr>
                <w:rStyle w:val="bold1"/>
              </w:rPr>
              <w:t>Characteristic</w:t>
            </w:r>
          </w:p>
        </w:tc>
        <w:tc>
          <w:tcPr>
            <w:tcW w:w="0" w:type="auto"/>
          </w:tcPr>
          <w:p w14:paraId="6D9DFF46" w14:textId="77777777" w:rsidR="002960BE" w:rsidRPr="00C67F0D" w:rsidRDefault="002960BE" w:rsidP="00C67F0D">
            <w:pPr>
              <w:rPr>
                <w:rStyle w:val="bold1"/>
              </w:rPr>
            </w:pPr>
            <w:r w:rsidRPr="00C67F0D">
              <w:rPr>
                <w:rStyle w:val="bold1"/>
              </w:rPr>
              <w:t>Details</w:t>
            </w:r>
          </w:p>
        </w:tc>
      </w:tr>
      <w:tr w:rsidR="002960BE" w14:paraId="6C96CA35" w14:textId="77777777">
        <w:tc>
          <w:tcPr>
            <w:tcW w:w="0" w:type="auto"/>
          </w:tcPr>
          <w:p w14:paraId="61DD0E73" w14:textId="77777777" w:rsidR="002960BE" w:rsidRDefault="002960BE" w:rsidP="00C67F0D">
            <w:r>
              <w:t>Time from Knoxville</w:t>
            </w:r>
          </w:p>
        </w:tc>
        <w:tc>
          <w:tcPr>
            <w:tcW w:w="0" w:type="auto"/>
          </w:tcPr>
          <w:p w14:paraId="788049A9" w14:textId="77777777" w:rsidR="002960BE" w:rsidRDefault="002960BE" w:rsidP="00C67F0D">
            <w:r>
              <w:t>10-15 mins</w:t>
            </w:r>
          </w:p>
        </w:tc>
      </w:tr>
      <w:tr w:rsidR="002960BE" w14:paraId="757F217E" w14:textId="77777777">
        <w:tc>
          <w:tcPr>
            <w:tcW w:w="0" w:type="auto"/>
          </w:tcPr>
          <w:p w14:paraId="6FD85028" w14:textId="77777777" w:rsidR="002960BE" w:rsidRDefault="002960BE" w:rsidP="00C67F0D">
            <w:r>
              <w:t>Trail Distance (Miles)</w:t>
            </w:r>
          </w:p>
        </w:tc>
        <w:tc>
          <w:tcPr>
            <w:tcW w:w="0" w:type="auto"/>
          </w:tcPr>
          <w:p w14:paraId="588806F1" w14:textId="77777777" w:rsidR="002960BE" w:rsidRDefault="002960BE" w:rsidP="00C67F0D">
            <w:r>
              <w:t>2.1</w:t>
            </w:r>
          </w:p>
        </w:tc>
      </w:tr>
      <w:tr w:rsidR="002960BE" w14:paraId="4CCACC02" w14:textId="77777777">
        <w:tc>
          <w:tcPr>
            <w:tcW w:w="0" w:type="auto"/>
          </w:tcPr>
          <w:p w14:paraId="2934C5BA" w14:textId="77777777" w:rsidR="002960BE" w:rsidRDefault="002960BE" w:rsidP="00C67F0D">
            <w:r>
              <w:t>Elevation Change</w:t>
            </w:r>
          </w:p>
        </w:tc>
        <w:tc>
          <w:tcPr>
            <w:tcW w:w="0" w:type="auto"/>
          </w:tcPr>
          <w:p w14:paraId="68923A13" w14:textId="77777777" w:rsidR="002960BE" w:rsidRDefault="002960BE" w:rsidP="00C67F0D">
            <w:r>
              <w:t>Flat</w:t>
            </w:r>
          </w:p>
        </w:tc>
      </w:tr>
      <w:tr w:rsidR="002960BE" w14:paraId="105BE6FC" w14:textId="77777777">
        <w:tc>
          <w:tcPr>
            <w:tcW w:w="0" w:type="auto"/>
          </w:tcPr>
          <w:p w14:paraId="1B015227" w14:textId="77777777" w:rsidR="002960BE" w:rsidRDefault="002960BE" w:rsidP="00C67F0D">
            <w:r>
              <w:t>Pets</w:t>
            </w:r>
          </w:p>
        </w:tc>
        <w:tc>
          <w:tcPr>
            <w:tcW w:w="0" w:type="auto"/>
          </w:tcPr>
          <w:p w14:paraId="1CB96B73" w14:textId="77777777" w:rsidR="002960BE" w:rsidRDefault="002960BE" w:rsidP="00C67F0D">
            <w:r>
              <w:t>Allowed on leash</w:t>
            </w:r>
          </w:p>
        </w:tc>
      </w:tr>
      <w:tr w:rsidR="002960BE" w14:paraId="2D0D6DC9" w14:textId="77777777">
        <w:tc>
          <w:tcPr>
            <w:tcW w:w="0" w:type="auto"/>
          </w:tcPr>
          <w:p w14:paraId="30B8FA9C" w14:textId="77777777" w:rsidR="002960BE" w:rsidRDefault="002960BE" w:rsidP="00C67F0D">
            <w:r>
              <w:lastRenderedPageBreak/>
              <w:t>Parking Pass/Entrance Fee</w:t>
            </w:r>
          </w:p>
        </w:tc>
        <w:tc>
          <w:tcPr>
            <w:tcW w:w="0" w:type="auto"/>
          </w:tcPr>
          <w:p w14:paraId="4372FAD4" w14:textId="77777777" w:rsidR="002960BE" w:rsidRDefault="002960BE" w:rsidP="00C67F0D">
            <w:r>
              <w:t>Not Required</w:t>
            </w:r>
          </w:p>
        </w:tc>
      </w:tr>
      <w:tr w:rsidR="002960BE" w14:paraId="78E3AF90" w14:textId="77777777">
        <w:tc>
          <w:tcPr>
            <w:tcW w:w="0" w:type="auto"/>
          </w:tcPr>
          <w:p w14:paraId="77397888" w14:textId="77777777" w:rsidR="002960BE" w:rsidRDefault="002960BE" w:rsidP="00C67F0D">
            <w:r>
              <w:t>Restroom(s)</w:t>
            </w:r>
          </w:p>
        </w:tc>
        <w:tc>
          <w:tcPr>
            <w:tcW w:w="0" w:type="auto"/>
          </w:tcPr>
          <w:p w14:paraId="72D1E24E" w14:textId="77777777" w:rsidR="002960BE" w:rsidRDefault="002960BE" w:rsidP="00C67F0D">
            <w:r>
              <w:t>Yes</w:t>
            </w:r>
          </w:p>
        </w:tc>
      </w:tr>
      <w:tr w:rsidR="002960BE" w14:paraId="5B92810F" w14:textId="77777777">
        <w:tc>
          <w:tcPr>
            <w:tcW w:w="0" w:type="auto"/>
          </w:tcPr>
          <w:p w14:paraId="51D31070" w14:textId="77777777" w:rsidR="002960BE" w:rsidRDefault="002960BE" w:rsidP="00C67F0D">
            <w:r>
              <w:t>Best Ages</w:t>
            </w:r>
          </w:p>
        </w:tc>
        <w:tc>
          <w:tcPr>
            <w:tcW w:w="0" w:type="auto"/>
          </w:tcPr>
          <w:p w14:paraId="292A6C89" w14:textId="77777777" w:rsidR="002960BE" w:rsidRDefault="002960BE" w:rsidP="00C67F0D">
            <w:r>
              <w:t>Toddlers and Little Kids</w:t>
            </w:r>
          </w:p>
        </w:tc>
      </w:tr>
      <w:tr w:rsidR="002960BE" w14:paraId="7A2CD264" w14:textId="77777777">
        <w:tc>
          <w:tcPr>
            <w:tcW w:w="0" w:type="auto"/>
          </w:tcPr>
          <w:p w14:paraId="1E6E0C9F" w14:textId="77777777" w:rsidR="002960BE" w:rsidRDefault="002960BE" w:rsidP="00C67F0D">
            <w:r>
              <w:t>Accessibility</w:t>
            </w:r>
          </w:p>
        </w:tc>
        <w:tc>
          <w:tcPr>
            <w:tcW w:w="0" w:type="auto"/>
          </w:tcPr>
          <w:p w14:paraId="7EE6E003" w14:textId="77777777" w:rsidR="002960BE" w:rsidRDefault="002960BE" w:rsidP="00C67F0D">
            <w:r>
              <w:t>Not accessible</w:t>
            </w:r>
          </w:p>
        </w:tc>
      </w:tr>
    </w:tbl>
    <w:p w14:paraId="27D7512B" w14:textId="77777777" w:rsidR="00C67F0D" w:rsidRDefault="00C67F0D">
      <w:pPr>
        <w:pStyle w:val="Heading3"/>
      </w:pPr>
    </w:p>
    <w:p w14:paraId="2490378C" w14:textId="3D315003" w:rsidR="002960BE" w:rsidRDefault="002960BE" w:rsidP="00C67F0D">
      <w:pPr>
        <w:pStyle w:val="A-Head"/>
      </w:pPr>
      <w:r>
        <w:t>Directions to the Trailhead</w:t>
      </w:r>
    </w:p>
    <w:p w14:paraId="4BAFBB05" w14:textId="77777777" w:rsidR="002960BE" w:rsidRDefault="002960BE" w:rsidP="00C67F0D">
      <w:r>
        <w:t>Trailhead Address: Sequoyah Park Restrooms, W2HG+M9, Knoxville, TN 37919</w:t>
      </w:r>
    </w:p>
    <w:p w14:paraId="2FA67B65" w14:textId="77777777" w:rsidR="002960BE" w:rsidRDefault="002960BE" w:rsidP="00C67F0D">
      <w:r>
        <w:t>Trailhead GPS Coordinates: 35.92932, -83.97398</w:t>
      </w:r>
    </w:p>
    <w:p w14:paraId="20D89D99" w14:textId="77777777" w:rsidR="002960BE" w:rsidRDefault="002960BE" w:rsidP="00C67F0D">
      <w:pPr>
        <w:ind w:firstLine="720"/>
      </w:pPr>
      <w:r>
        <w:t>The above address takes you to the parking area next to restrooms that serve as a landmark for this sprawling park. Please note that the address uses a Google Maps Plus code, as this location does not have a street address.</w:t>
      </w:r>
    </w:p>
    <w:p w14:paraId="7ACF0257" w14:textId="77777777" w:rsidR="00A45F5A" w:rsidRDefault="00A45F5A" w:rsidP="00C67F0D">
      <w:pPr>
        <w:ind w:firstLine="720"/>
      </w:pPr>
    </w:p>
    <w:p w14:paraId="3122AA22" w14:textId="77777777" w:rsidR="002960BE" w:rsidRDefault="002960BE" w:rsidP="00A45F5A">
      <w:pPr>
        <w:pStyle w:val="A-Head"/>
      </w:pPr>
      <w:r>
        <w:t>Trail Description</w:t>
      </w:r>
    </w:p>
    <w:tbl>
      <w:tblPr>
        <w:tblStyle w:val="Table"/>
        <w:tblW w:w="5000" w:type="pct"/>
        <w:tblLayout w:type="fixed"/>
        <w:tblLook w:val="0020" w:firstRow="1" w:lastRow="0" w:firstColumn="0" w:lastColumn="0" w:noHBand="0" w:noVBand="0"/>
      </w:tblPr>
      <w:tblGrid>
        <w:gridCol w:w="1236"/>
        <w:gridCol w:w="8124"/>
      </w:tblGrid>
      <w:tr w:rsidR="002960BE" w14:paraId="425F9619" w14:textId="77777777" w:rsidTr="00FD1C19">
        <w:trPr>
          <w:cnfStyle w:val="100000000000" w:firstRow="1" w:lastRow="0" w:firstColumn="0" w:lastColumn="0" w:oddVBand="0" w:evenVBand="0" w:oddHBand="0" w:evenHBand="0" w:firstRowFirstColumn="0" w:firstRowLastColumn="0" w:lastRowFirstColumn="0" w:lastRowLastColumn="0"/>
          <w:tblHeader/>
        </w:trPr>
        <w:tc>
          <w:tcPr>
            <w:tcW w:w="1046" w:type="dxa"/>
          </w:tcPr>
          <w:p w14:paraId="19E5B2FF" w14:textId="77777777" w:rsidR="002960BE" w:rsidRPr="00A45F5A" w:rsidRDefault="002960BE" w:rsidP="00A45F5A">
            <w:pPr>
              <w:rPr>
                <w:rStyle w:val="bold1"/>
              </w:rPr>
            </w:pPr>
            <w:r w:rsidRPr="00A45F5A">
              <w:rPr>
                <w:rStyle w:val="bold1"/>
              </w:rPr>
              <w:t>Distance from Start</w:t>
            </w:r>
          </w:p>
        </w:tc>
        <w:tc>
          <w:tcPr>
            <w:tcW w:w="6873" w:type="dxa"/>
          </w:tcPr>
          <w:p w14:paraId="1C108F8B" w14:textId="77777777" w:rsidR="002960BE" w:rsidRPr="00A45F5A" w:rsidRDefault="002960BE" w:rsidP="00A45F5A">
            <w:pPr>
              <w:rPr>
                <w:rStyle w:val="bold1"/>
              </w:rPr>
            </w:pPr>
            <w:r w:rsidRPr="00A45F5A">
              <w:rPr>
                <w:rStyle w:val="bold1"/>
              </w:rPr>
              <w:t>Description</w:t>
            </w:r>
          </w:p>
        </w:tc>
      </w:tr>
      <w:tr w:rsidR="002960BE" w14:paraId="6B4193DD" w14:textId="77777777">
        <w:tc>
          <w:tcPr>
            <w:tcW w:w="1046" w:type="dxa"/>
          </w:tcPr>
          <w:p w14:paraId="680E0550" w14:textId="77777777" w:rsidR="002960BE" w:rsidRDefault="002960BE" w:rsidP="00A45F5A">
            <w:r>
              <w:t>0.0</w:t>
            </w:r>
          </w:p>
        </w:tc>
        <w:tc>
          <w:tcPr>
            <w:tcW w:w="6873" w:type="dxa"/>
          </w:tcPr>
          <w:p w14:paraId="7CEEABCB" w14:textId="77777777" w:rsidR="002960BE" w:rsidRDefault="002960BE" w:rsidP="00A45F5A">
            <w:r>
              <w:t>Walk southwest (toward the large, open part of the park) along the river.</w:t>
            </w:r>
          </w:p>
        </w:tc>
      </w:tr>
      <w:tr w:rsidR="002960BE" w14:paraId="15C7F259" w14:textId="77777777">
        <w:tc>
          <w:tcPr>
            <w:tcW w:w="1046" w:type="dxa"/>
          </w:tcPr>
          <w:p w14:paraId="4DD26E8F" w14:textId="77777777" w:rsidR="002960BE" w:rsidRDefault="002960BE" w:rsidP="00A45F5A">
            <w:r>
              <w:t>0.1</w:t>
            </w:r>
          </w:p>
        </w:tc>
        <w:tc>
          <w:tcPr>
            <w:tcW w:w="6873" w:type="dxa"/>
          </w:tcPr>
          <w:p w14:paraId="1CE845BC" w14:textId="3C1AB02B" w:rsidR="002960BE" w:rsidRDefault="002960BE" w:rsidP="00A45F5A">
            <w:r>
              <w:t>Kayak and canoe put</w:t>
            </w:r>
            <w:r w:rsidR="00A45F5A">
              <w:t>-</w:t>
            </w:r>
            <w:r>
              <w:t>in spot on the right.</w:t>
            </w:r>
          </w:p>
        </w:tc>
      </w:tr>
      <w:tr w:rsidR="002960BE" w14:paraId="77A433B9" w14:textId="77777777">
        <w:tc>
          <w:tcPr>
            <w:tcW w:w="1046" w:type="dxa"/>
          </w:tcPr>
          <w:p w14:paraId="32A90AE3" w14:textId="77777777" w:rsidR="002960BE" w:rsidRDefault="002960BE" w:rsidP="00A45F5A">
            <w:r>
              <w:t>0.25</w:t>
            </w:r>
          </w:p>
        </w:tc>
        <w:tc>
          <w:tcPr>
            <w:tcW w:w="6873" w:type="dxa"/>
          </w:tcPr>
          <w:p w14:paraId="1A13760B" w14:textId="77777777" w:rsidR="002960BE" w:rsidRDefault="002960BE" w:rsidP="00A45F5A">
            <w:r>
              <w:t>Enter a wooded section.</w:t>
            </w:r>
          </w:p>
        </w:tc>
      </w:tr>
      <w:tr w:rsidR="002960BE" w14:paraId="378C2EE7" w14:textId="77777777">
        <w:tc>
          <w:tcPr>
            <w:tcW w:w="1046" w:type="dxa"/>
          </w:tcPr>
          <w:p w14:paraId="71613518" w14:textId="77777777" w:rsidR="002960BE" w:rsidRDefault="002960BE" w:rsidP="00A45F5A">
            <w:r>
              <w:t>0.4</w:t>
            </w:r>
          </w:p>
        </w:tc>
        <w:tc>
          <w:tcPr>
            <w:tcW w:w="6873" w:type="dxa"/>
          </w:tcPr>
          <w:p w14:paraId="393EC158" w14:textId="77777777" w:rsidR="002960BE" w:rsidRDefault="002960BE" w:rsidP="00A45F5A">
            <w:r>
              <w:t>Bench.</w:t>
            </w:r>
          </w:p>
        </w:tc>
      </w:tr>
      <w:tr w:rsidR="002960BE" w14:paraId="7F0A8B8A" w14:textId="77777777">
        <w:tc>
          <w:tcPr>
            <w:tcW w:w="1046" w:type="dxa"/>
          </w:tcPr>
          <w:p w14:paraId="17F016E8" w14:textId="77777777" w:rsidR="002960BE" w:rsidRDefault="002960BE" w:rsidP="00A45F5A">
            <w:r>
              <w:lastRenderedPageBreak/>
              <w:t>0.65</w:t>
            </w:r>
          </w:p>
        </w:tc>
        <w:tc>
          <w:tcPr>
            <w:tcW w:w="6873" w:type="dxa"/>
          </w:tcPr>
          <w:p w14:paraId="70AB8497" w14:textId="77777777" w:rsidR="002960BE" w:rsidRDefault="002960BE" w:rsidP="00A45F5A">
            <w:r>
              <w:t>Distinctive, dome-shaded trees that kids can crawl into, between, and through.</w:t>
            </w:r>
          </w:p>
        </w:tc>
      </w:tr>
      <w:tr w:rsidR="002960BE" w14:paraId="0259F304" w14:textId="77777777">
        <w:tc>
          <w:tcPr>
            <w:tcW w:w="1046" w:type="dxa"/>
          </w:tcPr>
          <w:p w14:paraId="5298228B" w14:textId="77777777" w:rsidR="002960BE" w:rsidRDefault="002960BE" w:rsidP="00A45F5A">
            <w:r>
              <w:t>0.9</w:t>
            </w:r>
          </w:p>
        </w:tc>
        <w:tc>
          <w:tcPr>
            <w:tcW w:w="6873" w:type="dxa"/>
          </w:tcPr>
          <w:p w14:paraId="3172209D" w14:textId="77777777" w:rsidR="002960BE" w:rsidRDefault="002960BE" w:rsidP="00A45F5A">
            <w:r>
              <w:t>Small rocky hill to walk over (you can walk around it on the greenway, but kids may enjoy scrambling up it).</w:t>
            </w:r>
          </w:p>
        </w:tc>
      </w:tr>
      <w:tr w:rsidR="002960BE" w14:paraId="09186178" w14:textId="77777777">
        <w:tc>
          <w:tcPr>
            <w:tcW w:w="1046" w:type="dxa"/>
          </w:tcPr>
          <w:p w14:paraId="4FCC9AF9" w14:textId="77777777" w:rsidR="002960BE" w:rsidRDefault="002960BE" w:rsidP="00A45F5A">
            <w:r>
              <w:t>1.1</w:t>
            </w:r>
          </w:p>
        </w:tc>
        <w:tc>
          <w:tcPr>
            <w:tcW w:w="6873" w:type="dxa"/>
          </w:tcPr>
          <w:p w14:paraId="776216FA" w14:textId="77777777" w:rsidR="002960BE" w:rsidRDefault="002960BE" w:rsidP="00A45F5A">
            <w:r>
              <w:t>Boat launch. Head up beside or through the parking lot to Sequoyah Greenway in the center of Cherokee Blvd. Turn left onto the greenway.</w:t>
            </w:r>
          </w:p>
        </w:tc>
      </w:tr>
      <w:tr w:rsidR="002960BE" w14:paraId="7E386FCB" w14:textId="77777777">
        <w:tc>
          <w:tcPr>
            <w:tcW w:w="1046" w:type="dxa"/>
          </w:tcPr>
          <w:p w14:paraId="075FFA9C" w14:textId="77777777" w:rsidR="002960BE" w:rsidRDefault="002960BE" w:rsidP="00A45F5A">
            <w:r>
              <w:t>1.2</w:t>
            </w:r>
          </w:p>
        </w:tc>
        <w:tc>
          <w:tcPr>
            <w:tcW w:w="6873" w:type="dxa"/>
          </w:tcPr>
          <w:p w14:paraId="081DE720" w14:textId="77777777" w:rsidR="002960BE" w:rsidRDefault="002960BE" w:rsidP="00A45F5A">
            <w:r>
              <w:t>Site of Native American mound. Note the historical marker. Walk along past the homes on both sides of the greenway.</w:t>
            </w:r>
          </w:p>
        </w:tc>
      </w:tr>
      <w:tr w:rsidR="002960BE" w14:paraId="06416D86" w14:textId="77777777">
        <w:tc>
          <w:tcPr>
            <w:tcW w:w="1046" w:type="dxa"/>
          </w:tcPr>
          <w:p w14:paraId="5625AF4A" w14:textId="3ECB9A1C" w:rsidR="002960BE" w:rsidRDefault="002960BE" w:rsidP="00A45F5A">
            <w:r>
              <w:t>2.</w:t>
            </w:r>
            <w:ins w:id="264" w:author="Rosenberg, Joshua" w:date="2026-04-09T16:36:00Z" w16du:dateUtc="2026-04-09T21:36:00Z">
              <w:r w:rsidR="001D43F5">
                <w:t>1</w:t>
              </w:r>
            </w:ins>
            <w:del w:id="265" w:author="Rosenberg, Joshua" w:date="2026-04-09T16:36:00Z" w16du:dateUtc="2026-04-09T21:36:00Z">
              <w:r w:rsidDel="001D43F5">
                <w:delText>05</w:delText>
              </w:r>
            </w:del>
          </w:p>
        </w:tc>
        <w:tc>
          <w:tcPr>
            <w:tcW w:w="6873" w:type="dxa"/>
          </w:tcPr>
          <w:p w14:paraId="7EC27CFA" w14:textId="76051770" w:rsidR="002960BE" w:rsidRDefault="002960BE" w:rsidP="00A45F5A">
            <w:del w:id="266" w:author="Rosenberg, Joshua" w:date="2026-04-07T21:16:00Z" w16du:dateUtc="2026-04-08T02:16:00Z">
              <w:r w:rsidDel="00A018C2">
                <w:delText>Traihead</w:delText>
              </w:r>
            </w:del>
            <w:ins w:id="267" w:author="Rosenberg, Joshua" w:date="2026-04-07T21:16:00Z" w16du:dateUtc="2026-04-08T02:16:00Z">
              <w:r w:rsidR="00A018C2">
                <w:t>Trailhead</w:t>
              </w:r>
            </w:ins>
            <w:r>
              <w:t>.</w:t>
            </w:r>
          </w:p>
        </w:tc>
      </w:tr>
    </w:tbl>
    <w:p w14:paraId="54BD75FC" w14:textId="77777777" w:rsidR="00171E9A" w:rsidRDefault="00171E9A">
      <w:pPr>
        <w:pStyle w:val="Heading3"/>
      </w:pPr>
    </w:p>
    <w:p w14:paraId="171353F9" w14:textId="32D29C28" w:rsidR="002960BE" w:rsidRDefault="002960BE" w:rsidP="00171E9A">
      <w:pPr>
        <w:pStyle w:val="A-Head"/>
      </w:pPr>
      <w:r>
        <w:t>Nearby</w:t>
      </w:r>
    </w:p>
    <w:p w14:paraId="5B8923F7" w14:textId="77777777" w:rsidR="002960BE" w:rsidRDefault="002960BE" w:rsidP="00171E9A">
      <w:r w:rsidRPr="00171E9A">
        <w:rPr>
          <w:rStyle w:val="bold1"/>
        </w:rPr>
        <w:t>Grab a coffee, baked good, or breakfast!</w:t>
      </w:r>
      <w:r>
        <w:t xml:space="preserve"> Nearby Treetop Coffee Shop (1206 Kenesaw Ave, Knoxville, TN 37919) and The Plaid Apron restaurant (1210 Kenesaw Ave, Knoxville, TN 37919) next door are great places to stop by. Check their hours of operation before visiting!</w:t>
      </w:r>
    </w:p>
    <w:p w14:paraId="4772202B" w14:textId="5194EC4D" w:rsidR="002960BE" w:rsidRDefault="002960BE">
      <w:r w:rsidRPr="00171E9A">
        <w:rPr>
          <w:rStyle w:val="bold1"/>
        </w:rPr>
        <w:t>Explore a bit more of the neighborhood!</w:t>
      </w:r>
      <w:r>
        <w:t xml:space="preserve"> Nearby Whitlow Park (4228 Whitlow Ave SW, Knoxville, TN 37919) features a small but fun playground, nice tennis courts, and a basketball court.</w:t>
      </w:r>
      <w:bookmarkEnd w:id="261"/>
    </w:p>
    <w:p w14:paraId="55382BEF" w14:textId="77777777" w:rsidR="00687677" w:rsidRDefault="00687677" w:rsidP="00687677">
      <w:pPr>
        <w:pStyle w:val="ChapterTitle"/>
      </w:pPr>
      <w:bookmarkStart w:id="268" w:name="trail-8-ijams-crag"/>
    </w:p>
    <w:p w14:paraId="0F277BCA" w14:textId="237EDEDB" w:rsidR="002960BE" w:rsidRDefault="002960BE" w:rsidP="00687677">
      <w:pPr>
        <w:pStyle w:val="ChapterTitle"/>
      </w:pPr>
      <w:r>
        <w:lastRenderedPageBreak/>
        <w:t>Ijams Crag</w:t>
      </w:r>
    </w:p>
    <w:p w14:paraId="78C4C048" w14:textId="77777777" w:rsidR="002960BE" w:rsidRPr="00687677" w:rsidRDefault="002960BE" w:rsidP="00687677">
      <w:pPr>
        <w:rPr>
          <w:rStyle w:val="bold1"/>
        </w:rPr>
      </w:pPr>
      <w:r w:rsidRPr="00687677">
        <w:rPr>
          <w:rStyle w:val="bold1"/>
        </w:rPr>
        <w:t>Figures included in this chapter:</w:t>
      </w:r>
    </w:p>
    <w:p w14:paraId="2F118A6F" w14:textId="77777777" w:rsidR="002960BE" w:rsidRDefault="002960BE" w:rsidP="00687677">
      <w:r>
        <w:t>trail-08-figure-01.jpg</w:t>
      </w:r>
    </w:p>
    <w:p w14:paraId="4EF89CF7" w14:textId="77777777" w:rsidR="002960BE" w:rsidRDefault="002960BE" w:rsidP="00687677">
      <w:r>
        <w:t>trail-08-map.jpeg</w:t>
      </w:r>
    </w:p>
    <w:p w14:paraId="32AA8500" w14:textId="77777777" w:rsidR="002960BE" w:rsidRDefault="002960BE" w:rsidP="00687677">
      <w:pPr>
        <w:pStyle w:val="A-Head"/>
      </w:pPr>
      <w:r>
        <w:t>Overview</w:t>
      </w:r>
    </w:p>
    <w:p w14:paraId="52BD1F99" w14:textId="3628F42F" w:rsidR="002960BE" w:rsidRDefault="002960BE" w:rsidP="00687677">
      <w:r>
        <w:t>This trail is a nice introduction to the area of Ijams that is centered around Mead’s Quarry, which Ijams refers to as the Quarryside area. The hike begins at the quarry and winds up a smooth then rocky trail. The overlook is for Ijams Crag, a popular outdoor rock climbing area. We love having a snack at the shade of the pine trees at the overlook. After winding back to the start, be sure to explore one of the two excellent nature play areas nearby or take a side trail back to extend the trip. This area offers something for all ages, but the hike itself is best suited to hikers who are able</w:t>
      </w:r>
      <w:ins w:id="269" w:author="Rosenberg, Joshua" w:date="2026-04-07T21:24:00Z" w16du:dateUtc="2026-04-08T02:24:00Z">
        <w:r w:rsidR="00B968DA">
          <w:t xml:space="preserve"> to</w:t>
        </w:r>
      </w:ins>
      <w:r>
        <w:t xml:space="preserve"> navigate steeper, rocky terrain. Younger hikers will need assistance.</w:t>
      </w:r>
    </w:p>
    <w:p w14:paraId="0576BF6B" w14:textId="77777777" w:rsidR="00687677" w:rsidRDefault="00687677" w:rsidP="00687677"/>
    <w:p w14:paraId="3C721F2D" w14:textId="77777777" w:rsidR="002960BE" w:rsidRDefault="002960BE" w:rsidP="00687677">
      <w:pPr>
        <w:pStyle w:val="A-Head"/>
      </w:pPr>
      <w:r>
        <w:t>Key Characteristics</w:t>
      </w:r>
    </w:p>
    <w:tbl>
      <w:tblPr>
        <w:tblStyle w:val="Table"/>
        <w:tblW w:w="0" w:type="auto"/>
        <w:tblLook w:val="0020" w:firstRow="1" w:lastRow="0" w:firstColumn="0" w:lastColumn="0" w:noHBand="0" w:noVBand="0"/>
      </w:tblPr>
      <w:tblGrid>
        <w:gridCol w:w="2978"/>
        <w:gridCol w:w="2535"/>
      </w:tblGrid>
      <w:tr w:rsidR="002960BE" w14:paraId="552297E0" w14:textId="77777777" w:rsidTr="00272740">
        <w:trPr>
          <w:cnfStyle w:val="100000000000" w:firstRow="1" w:lastRow="0" w:firstColumn="0" w:lastColumn="0" w:oddVBand="0" w:evenVBand="0" w:oddHBand="0" w:evenHBand="0" w:firstRowFirstColumn="0" w:firstRowLastColumn="0" w:lastRowFirstColumn="0" w:lastRowLastColumn="0"/>
          <w:tblHeader/>
        </w:trPr>
        <w:tc>
          <w:tcPr>
            <w:tcW w:w="0" w:type="auto"/>
          </w:tcPr>
          <w:p w14:paraId="0122DF16" w14:textId="77777777" w:rsidR="002960BE" w:rsidRPr="00687677" w:rsidRDefault="002960BE" w:rsidP="00687677">
            <w:pPr>
              <w:rPr>
                <w:rStyle w:val="bold1"/>
              </w:rPr>
            </w:pPr>
            <w:r w:rsidRPr="00687677">
              <w:rPr>
                <w:rStyle w:val="bold1"/>
              </w:rPr>
              <w:t>Characteristic</w:t>
            </w:r>
          </w:p>
        </w:tc>
        <w:tc>
          <w:tcPr>
            <w:tcW w:w="0" w:type="auto"/>
          </w:tcPr>
          <w:p w14:paraId="31D50B63" w14:textId="77777777" w:rsidR="002960BE" w:rsidRPr="00687677" w:rsidRDefault="002960BE" w:rsidP="00687677">
            <w:pPr>
              <w:rPr>
                <w:rStyle w:val="bold1"/>
              </w:rPr>
            </w:pPr>
            <w:r w:rsidRPr="00687677">
              <w:rPr>
                <w:rStyle w:val="bold1"/>
              </w:rPr>
              <w:t>Details</w:t>
            </w:r>
          </w:p>
        </w:tc>
      </w:tr>
      <w:tr w:rsidR="002960BE" w14:paraId="0237A5BC" w14:textId="77777777">
        <w:tc>
          <w:tcPr>
            <w:tcW w:w="0" w:type="auto"/>
          </w:tcPr>
          <w:p w14:paraId="2B295996" w14:textId="77777777" w:rsidR="002960BE" w:rsidRDefault="002960BE" w:rsidP="00687677">
            <w:r>
              <w:t>Time from Knoxville</w:t>
            </w:r>
          </w:p>
        </w:tc>
        <w:tc>
          <w:tcPr>
            <w:tcW w:w="0" w:type="auto"/>
          </w:tcPr>
          <w:p w14:paraId="6C5E8C42" w14:textId="77777777" w:rsidR="002960BE" w:rsidRDefault="002960BE" w:rsidP="00687677">
            <w:r>
              <w:t>10-15 mins</w:t>
            </w:r>
          </w:p>
        </w:tc>
      </w:tr>
      <w:tr w:rsidR="002960BE" w14:paraId="71176BEC" w14:textId="77777777">
        <w:tc>
          <w:tcPr>
            <w:tcW w:w="0" w:type="auto"/>
          </w:tcPr>
          <w:p w14:paraId="2BDDC409" w14:textId="77777777" w:rsidR="002960BE" w:rsidRDefault="002960BE" w:rsidP="00687677">
            <w:r>
              <w:t>Trail Distance (Miles)</w:t>
            </w:r>
          </w:p>
        </w:tc>
        <w:tc>
          <w:tcPr>
            <w:tcW w:w="0" w:type="auto"/>
          </w:tcPr>
          <w:p w14:paraId="75B66396" w14:textId="77777777" w:rsidR="002960BE" w:rsidRDefault="002960BE" w:rsidP="00687677">
            <w:r>
              <w:t>1.5</w:t>
            </w:r>
          </w:p>
        </w:tc>
      </w:tr>
      <w:tr w:rsidR="002960BE" w14:paraId="6C3A4455" w14:textId="77777777">
        <w:tc>
          <w:tcPr>
            <w:tcW w:w="0" w:type="auto"/>
          </w:tcPr>
          <w:p w14:paraId="2A94354C" w14:textId="77777777" w:rsidR="002960BE" w:rsidRDefault="002960BE" w:rsidP="00687677">
            <w:r>
              <w:t>Elevation Change</w:t>
            </w:r>
          </w:p>
        </w:tc>
        <w:tc>
          <w:tcPr>
            <w:tcW w:w="0" w:type="auto"/>
          </w:tcPr>
          <w:p w14:paraId="12CD6221" w14:textId="77777777" w:rsidR="002960BE" w:rsidRDefault="002960BE" w:rsidP="00687677">
            <w:r>
              <w:t>Moderate</w:t>
            </w:r>
          </w:p>
        </w:tc>
      </w:tr>
      <w:tr w:rsidR="002960BE" w14:paraId="2E5DADFA" w14:textId="77777777">
        <w:tc>
          <w:tcPr>
            <w:tcW w:w="0" w:type="auto"/>
          </w:tcPr>
          <w:p w14:paraId="125C6180" w14:textId="77777777" w:rsidR="002960BE" w:rsidRDefault="002960BE" w:rsidP="00687677">
            <w:r>
              <w:t>Pets</w:t>
            </w:r>
          </w:p>
        </w:tc>
        <w:tc>
          <w:tcPr>
            <w:tcW w:w="0" w:type="auto"/>
          </w:tcPr>
          <w:p w14:paraId="7D151F46" w14:textId="77777777" w:rsidR="002960BE" w:rsidRDefault="002960BE" w:rsidP="00687677">
            <w:r>
              <w:t>Allowed on leash</w:t>
            </w:r>
          </w:p>
        </w:tc>
      </w:tr>
      <w:tr w:rsidR="002960BE" w14:paraId="24CC8C47" w14:textId="77777777">
        <w:tc>
          <w:tcPr>
            <w:tcW w:w="0" w:type="auto"/>
          </w:tcPr>
          <w:p w14:paraId="5AE818B9" w14:textId="77777777" w:rsidR="002960BE" w:rsidRDefault="002960BE" w:rsidP="00687677">
            <w:r>
              <w:t>Parking Pass/Entrance Fee</w:t>
            </w:r>
          </w:p>
        </w:tc>
        <w:tc>
          <w:tcPr>
            <w:tcW w:w="0" w:type="auto"/>
          </w:tcPr>
          <w:p w14:paraId="1509674C" w14:textId="77777777" w:rsidR="002960BE" w:rsidRDefault="002960BE" w:rsidP="00687677">
            <w:r>
              <w:t>Required (pay on site).</w:t>
            </w:r>
          </w:p>
        </w:tc>
      </w:tr>
      <w:tr w:rsidR="002960BE" w14:paraId="5479919B" w14:textId="77777777">
        <w:tc>
          <w:tcPr>
            <w:tcW w:w="0" w:type="auto"/>
          </w:tcPr>
          <w:p w14:paraId="562E4613" w14:textId="77777777" w:rsidR="002960BE" w:rsidRDefault="002960BE" w:rsidP="00687677">
            <w:r>
              <w:lastRenderedPageBreak/>
              <w:t>Restroom(s)</w:t>
            </w:r>
          </w:p>
        </w:tc>
        <w:tc>
          <w:tcPr>
            <w:tcW w:w="0" w:type="auto"/>
          </w:tcPr>
          <w:p w14:paraId="48432F47" w14:textId="77777777" w:rsidR="002960BE" w:rsidRDefault="002960BE" w:rsidP="00687677">
            <w:r>
              <w:t>Yes</w:t>
            </w:r>
          </w:p>
        </w:tc>
      </w:tr>
      <w:tr w:rsidR="002960BE" w14:paraId="6DF1B166" w14:textId="77777777">
        <w:tc>
          <w:tcPr>
            <w:tcW w:w="0" w:type="auto"/>
          </w:tcPr>
          <w:p w14:paraId="56D3C6D7" w14:textId="77777777" w:rsidR="002960BE" w:rsidRDefault="002960BE" w:rsidP="00687677">
            <w:r>
              <w:t>Best Ages</w:t>
            </w:r>
          </w:p>
        </w:tc>
        <w:tc>
          <w:tcPr>
            <w:tcW w:w="0" w:type="auto"/>
          </w:tcPr>
          <w:p w14:paraId="158016A7" w14:textId="77777777" w:rsidR="002960BE" w:rsidRDefault="002960BE" w:rsidP="00687677">
            <w:r>
              <w:t>Little Kids and Big Kids</w:t>
            </w:r>
          </w:p>
        </w:tc>
      </w:tr>
      <w:tr w:rsidR="002960BE" w14:paraId="2D6D8A26" w14:textId="77777777">
        <w:tc>
          <w:tcPr>
            <w:tcW w:w="0" w:type="auto"/>
          </w:tcPr>
          <w:p w14:paraId="6C2F80C0" w14:textId="77777777" w:rsidR="002960BE" w:rsidRDefault="002960BE" w:rsidP="00687677">
            <w:r>
              <w:t>Accessibility</w:t>
            </w:r>
          </w:p>
        </w:tc>
        <w:tc>
          <w:tcPr>
            <w:tcW w:w="0" w:type="auto"/>
          </w:tcPr>
          <w:p w14:paraId="756B38C3" w14:textId="77777777" w:rsidR="002960BE" w:rsidRDefault="002960BE" w:rsidP="00687677">
            <w:r>
              <w:t>Not accessible</w:t>
            </w:r>
          </w:p>
        </w:tc>
      </w:tr>
    </w:tbl>
    <w:p w14:paraId="6D691EF4" w14:textId="77777777" w:rsidR="00687677" w:rsidRDefault="00687677">
      <w:pPr>
        <w:pStyle w:val="Heading3"/>
      </w:pPr>
    </w:p>
    <w:p w14:paraId="5E59B0A4" w14:textId="387EA412" w:rsidR="002960BE" w:rsidRDefault="002960BE" w:rsidP="00687677">
      <w:pPr>
        <w:pStyle w:val="A-Head"/>
      </w:pPr>
      <w:r>
        <w:t>Directions to the Trailhead</w:t>
      </w:r>
    </w:p>
    <w:p w14:paraId="31DA5F71" w14:textId="77777777" w:rsidR="002960BE" w:rsidRDefault="002960BE" w:rsidP="00687677">
      <w:r>
        <w:t>Trailhead Address: Meads Quarry, 3526 Island Home Ave, Knoxville, TN 37920</w:t>
      </w:r>
    </w:p>
    <w:p w14:paraId="218C400E" w14:textId="77777777" w:rsidR="002960BE" w:rsidRDefault="002960BE" w:rsidP="00687677">
      <w:r>
        <w:t>Trailhead GPS Coordinates: 35.95174, -83.86587</w:t>
      </w:r>
    </w:p>
    <w:p w14:paraId="1C820FF0" w14:textId="77777777" w:rsidR="002960BE" w:rsidRDefault="002960BE" w:rsidP="00687677">
      <w:pPr>
        <w:ind w:firstLine="720"/>
      </w:pPr>
      <w:r>
        <w:t>Park in the parking lot for Meads Quarry using the above address. The trail begins alongside the disused railroad tracks; look for a sign for Imery’s Trail.</w:t>
      </w:r>
    </w:p>
    <w:p w14:paraId="3600E2DF" w14:textId="77777777" w:rsidR="00687677" w:rsidRDefault="00687677" w:rsidP="00687677">
      <w:pPr>
        <w:ind w:firstLine="720"/>
      </w:pPr>
    </w:p>
    <w:p w14:paraId="44AA1C2A" w14:textId="77777777" w:rsidR="002960BE" w:rsidRDefault="002960BE" w:rsidP="00687677">
      <w:pPr>
        <w:pStyle w:val="A-Head"/>
      </w:pPr>
      <w:r>
        <w:t>Trail Description</w:t>
      </w:r>
    </w:p>
    <w:tbl>
      <w:tblPr>
        <w:tblStyle w:val="Table"/>
        <w:tblW w:w="5000" w:type="pct"/>
        <w:tblLayout w:type="fixed"/>
        <w:tblLook w:val="0020" w:firstRow="1" w:lastRow="0" w:firstColumn="0" w:lastColumn="0" w:noHBand="0" w:noVBand="0"/>
      </w:tblPr>
      <w:tblGrid>
        <w:gridCol w:w="1404"/>
        <w:gridCol w:w="7956"/>
      </w:tblGrid>
      <w:tr w:rsidR="002960BE" w14:paraId="3DD45BDE" w14:textId="77777777" w:rsidTr="00272740">
        <w:trPr>
          <w:cnfStyle w:val="100000000000" w:firstRow="1" w:lastRow="0" w:firstColumn="0" w:lastColumn="0" w:oddVBand="0" w:evenVBand="0" w:oddHBand="0" w:evenHBand="0" w:firstRowFirstColumn="0" w:firstRowLastColumn="0" w:lastRowFirstColumn="0" w:lastRowLastColumn="0"/>
          <w:tblHeader/>
        </w:trPr>
        <w:tc>
          <w:tcPr>
            <w:tcW w:w="1188" w:type="dxa"/>
          </w:tcPr>
          <w:p w14:paraId="4D075704" w14:textId="77777777" w:rsidR="002960BE" w:rsidRPr="00687677" w:rsidRDefault="002960BE" w:rsidP="00687677">
            <w:pPr>
              <w:rPr>
                <w:rStyle w:val="bold1"/>
              </w:rPr>
            </w:pPr>
            <w:r w:rsidRPr="00687677">
              <w:rPr>
                <w:rStyle w:val="bold1"/>
              </w:rPr>
              <w:t>Distance from Start</w:t>
            </w:r>
          </w:p>
        </w:tc>
        <w:tc>
          <w:tcPr>
            <w:tcW w:w="6732" w:type="dxa"/>
          </w:tcPr>
          <w:p w14:paraId="2DA2138A" w14:textId="77777777" w:rsidR="002960BE" w:rsidRPr="00687677" w:rsidRDefault="002960BE" w:rsidP="00687677">
            <w:pPr>
              <w:rPr>
                <w:rStyle w:val="bold1"/>
              </w:rPr>
            </w:pPr>
            <w:r w:rsidRPr="00687677">
              <w:rPr>
                <w:rStyle w:val="bold1"/>
              </w:rPr>
              <w:t>Description</w:t>
            </w:r>
          </w:p>
        </w:tc>
      </w:tr>
      <w:tr w:rsidR="002960BE" w14:paraId="5C3D0AC2" w14:textId="77777777">
        <w:tc>
          <w:tcPr>
            <w:tcW w:w="1188" w:type="dxa"/>
          </w:tcPr>
          <w:p w14:paraId="16D5191C" w14:textId="77777777" w:rsidR="002960BE" w:rsidRDefault="002960BE" w:rsidP="00687677">
            <w:r>
              <w:t>0.0</w:t>
            </w:r>
          </w:p>
        </w:tc>
        <w:tc>
          <w:tcPr>
            <w:tcW w:w="6732" w:type="dxa"/>
          </w:tcPr>
          <w:p w14:paraId="08310943" w14:textId="77777777" w:rsidR="002960BE" w:rsidRDefault="002960BE" w:rsidP="00687677">
            <w:r>
              <w:t>Start on Imery’s trail, heading away from the parking lot.</w:t>
            </w:r>
          </w:p>
        </w:tc>
      </w:tr>
      <w:tr w:rsidR="002960BE" w14:paraId="496DC72D" w14:textId="77777777">
        <w:tc>
          <w:tcPr>
            <w:tcW w:w="1188" w:type="dxa"/>
          </w:tcPr>
          <w:p w14:paraId="2CD28FE4" w14:textId="77777777" w:rsidR="002960BE" w:rsidRDefault="002960BE" w:rsidP="00687677">
            <w:r>
              <w:t>0.15</w:t>
            </w:r>
          </w:p>
        </w:tc>
        <w:tc>
          <w:tcPr>
            <w:tcW w:w="6732" w:type="dxa"/>
          </w:tcPr>
          <w:p w14:paraId="24E6E862" w14:textId="77777777" w:rsidR="002960BE" w:rsidRDefault="002960BE" w:rsidP="00687677">
            <w:r>
              <w:t>Gradually, then more steeply, begin to ascend.</w:t>
            </w:r>
          </w:p>
        </w:tc>
      </w:tr>
      <w:tr w:rsidR="002960BE" w14:paraId="393EAF07" w14:textId="77777777">
        <w:tc>
          <w:tcPr>
            <w:tcW w:w="1188" w:type="dxa"/>
          </w:tcPr>
          <w:p w14:paraId="137EDF71" w14:textId="77777777" w:rsidR="002960BE" w:rsidRDefault="002960BE" w:rsidP="00687677">
            <w:r>
              <w:t>0.30</w:t>
            </w:r>
          </w:p>
        </w:tc>
        <w:tc>
          <w:tcPr>
            <w:tcW w:w="6732" w:type="dxa"/>
          </w:tcPr>
          <w:p w14:paraId="054EC094" w14:textId="77777777" w:rsidR="002960BE" w:rsidRDefault="002960BE" w:rsidP="00687677">
            <w:r>
              <w:t>Trail levels out at an intersection between Imery’s Trail, Rock Bridge Trail, and Gravel Road Trail.</w:t>
            </w:r>
          </w:p>
        </w:tc>
      </w:tr>
      <w:tr w:rsidR="002960BE" w14:paraId="0F527720" w14:textId="77777777">
        <w:tc>
          <w:tcPr>
            <w:tcW w:w="1188" w:type="dxa"/>
          </w:tcPr>
          <w:p w14:paraId="34CD8166" w14:textId="77777777" w:rsidR="002960BE" w:rsidRDefault="002960BE" w:rsidP="00687677">
            <w:r>
              <w:t>0.5</w:t>
            </w:r>
          </w:p>
        </w:tc>
        <w:tc>
          <w:tcPr>
            <w:tcW w:w="6732" w:type="dxa"/>
          </w:tcPr>
          <w:p w14:paraId="4AEA086F" w14:textId="77777777" w:rsidR="002960BE" w:rsidRDefault="002960BE" w:rsidP="00687677">
            <w:r>
              <w:t>Rocky and steep.</w:t>
            </w:r>
          </w:p>
        </w:tc>
      </w:tr>
      <w:tr w:rsidR="002960BE" w14:paraId="4A1343B8" w14:textId="77777777">
        <w:tc>
          <w:tcPr>
            <w:tcW w:w="1188" w:type="dxa"/>
          </w:tcPr>
          <w:p w14:paraId="69B0B035" w14:textId="77777777" w:rsidR="002960BE" w:rsidRDefault="002960BE" w:rsidP="00687677">
            <w:r>
              <w:t>0.75</w:t>
            </w:r>
          </w:p>
        </w:tc>
        <w:tc>
          <w:tcPr>
            <w:tcW w:w="6732" w:type="dxa"/>
          </w:tcPr>
          <w:p w14:paraId="3A64DA30" w14:textId="77777777" w:rsidR="002960BE" w:rsidRDefault="002960BE" w:rsidP="00687677">
            <w:r>
              <w:t>Reach the overlook to Ijams Quarry. Rest up, and then turn around to head back, or continue farther along on Imery’s!</w:t>
            </w:r>
          </w:p>
        </w:tc>
      </w:tr>
      <w:tr w:rsidR="002960BE" w14:paraId="4194D76D" w14:textId="77777777">
        <w:tc>
          <w:tcPr>
            <w:tcW w:w="1188" w:type="dxa"/>
          </w:tcPr>
          <w:p w14:paraId="6019D357" w14:textId="77777777" w:rsidR="002960BE" w:rsidRDefault="002960BE" w:rsidP="00687677">
            <w:r>
              <w:lastRenderedPageBreak/>
              <w:t>1.50</w:t>
            </w:r>
          </w:p>
        </w:tc>
        <w:tc>
          <w:tcPr>
            <w:tcW w:w="6732" w:type="dxa"/>
          </w:tcPr>
          <w:p w14:paraId="59CDA737" w14:textId="17FC8B6C" w:rsidR="002960BE" w:rsidRDefault="002960BE" w:rsidP="00687677">
            <w:del w:id="270" w:author="Rosenberg, Joshua" w:date="2026-04-07T21:16:00Z" w16du:dateUtc="2026-04-08T02:16:00Z">
              <w:r w:rsidDel="00A018C2">
                <w:delText>Traihead</w:delText>
              </w:r>
            </w:del>
            <w:ins w:id="271" w:author="Rosenberg, Joshua" w:date="2026-04-07T21:16:00Z" w16du:dateUtc="2026-04-08T02:16:00Z">
              <w:r w:rsidR="00A018C2">
                <w:t>Trailhead</w:t>
              </w:r>
            </w:ins>
            <w:r>
              <w:t>.</w:t>
            </w:r>
          </w:p>
        </w:tc>
      </w:tr>
    </w:tbl>
    <w:p w14:paraId="6456A7FA" w14:textId="77777777" w:rsidR="00687677" w:rsidRDefault="00687677">
      <w:pPr>
        <w:pStyle w:val="Heading3"/>
      </w:pPr>
    </w:p>
    <w:p w14:paraId="06194066" w14:textId="50B5AA64" w:rsidR="002960BE" w:rsidRPr="00687677" w:rsidRDefault="002960BE" w:rsidP="00687677">
      <w:pPr>
        <w:pStyle w:val="A-Head"/>
      </w:pPr>
      <w:r w:rsidRPr="00687677">
        <w:t>Nearby</w:t>
      </w:r>
    </w:p>
    <w:p w14:paraId="11C84DB1" w14:textId="77777777" w:rsidR="002960BE" w:rsidRDefault="002960BE" w:rsidP="00687677">
      <w:r w:rsidRPr="00687677">
        <w:rPr>
          <w:rStyle w:val="bold1"/>
        </w:rPr>
        <w:t>Make sure to stop by the Ijams Visitor Center for a unique gift shop and a small collection of local river-based animals!</w:t>
      </w:r>
      <w:r>
        <w:t xml:space="preserve"> Check out the Ijams River and Tower loop for an introduction to this other area of the Ijams Nature Center.</w:t>
      </w:r>
    </w:p>
    <w:p w14:paraId="4C594176" w14:textId="23410568" w:rsidR="002960BE" w:rsidRDefault="002960BE" w:rsidP="00687677">
      <w:r w:rsidRPr="00687677">
        <w:rPr>
          <w:rStyle w:val="bold1"/>
        </w:rPr>
        <w:t>Play at the Ijams Nature Playscape.</w:t>
      </w:r>
      <w:r>
        <w:t xml:space="preserve"> This is an amazing part of Ijams, worthy of a visit on its own. </w:t>
      </w:r>
      <w:del w:id="272" w:author="Rosenberg, Joshua" w:date="2026-04-07T21:24:00Z" w16du:dateUtc="2026-04-08T02:24:00Z">
        <w:r w:rsidDel="00FF40DD">
          <w:delText xml:space="preserve">Tucked </w:delText>
        </w:r>
      </w:del>
      <w:ins w:id="273" w:author="Rosenberg, Joshua" w:date="2026-04-07T21:24:00Z" w16du:dateUtc="2026-04-08T02:24:00Z">
        <w:r w:rsidR="00FF40DD">
          <w:t xml:space="preserve">It’s tucked </w:t>
        </w:r>
      </w:ins>
      <w:r>
        <w:t xml:space="preserve">away a bit on the side of the parking area at Mead’s Quarry. </w:t>
      </w:r>
      <w:r w:rsidR="00687677">
        <w:t>W</w:t>
      </w:r>
      <w:r>
        <w:t>ith a treehouse, tightrope, stumps for jumping, and, yes, a mud pit</w:t>
      </w:r>
      <w:r w:rsidR="00687677">
        <w:t>, it’s a favorite for kids!</w:t>
      </w:r>
    </w:p>
    <w:p w14:paraId="1731349F" w14:textId="77777777" w:rsidR="002960BE" w:rsidRDefault="002960BE" w:rsidP="00687677">
      <w:r w:rsidRPr="00687677">
        <w:rPr>
          <w:rStyle w:val="bold1"/>
        </w:rPr>
        <w:t>Check out the Ijams Primal playground.</w:t>
      </w:r>
      <w:r>
        <w:t xml:space="preserve"> Also nearby, smaller than the Nature Playground, but packed with features for climbing and jumping for kids able to climb and explore with little adult assistance.</w:t>
      </w:r>
    </w:p>
    <w:bookmarkEnd w:id="268"/>
    <w:p w14:paraId="11F4F3E5" w14:textId="5223E46B" w:rsidR="002960BE" w:rsidRDefault="002960BE">
      <w:r>
        <w:br w:type="page"/>
      </w:r>
    </w:p>
    <w:p w14:paraId="3499C4F9" w14:textId="2D3504F8" w:rsidR="002960BE" w:rsidRDefault="002960BE" w:rsidP="00B03144">
      <w:pPr>
        <w:pStyle w:val="ChapterTitle"/>
      </w:pPr>
      <w:bookmarkStart w:id="274" w:name="trail-9-william-hastie"/>
      <w:r>
        <w:lastRenderedPageBreak/>
        <w:t>William Hastie</w:t>
      </w:r>
    </w:p>
    <w:p w14:paraId="0A264B1E" w14:textId="77777777" w:rsidR="002960BE" w:rsidRPr="00B03144" w:rsidRDefault="002960BE" w:rsidP="00B03144">
      <w:pPr>
        <w:rPr>
          <w:rStyle w:val="bold1"/>
        </w:rPr>
      </w:pPr>
      <w:r w:rsidRPr="00B03144">
        <w:rPr>
          <w:rStyle w:val="bold1"/>
        </w:rPr>
        <w:t>Figures included in this chapter:</w:t>
      </w:r>
    </w:p>
    <w:p w14:paraId="7A1C7C63" w14:textId="77777777" w:rsidR="002960BE" w:rsidRDefault="002960BE" w:rsidP="00B03144">
      <w:r>
        <w:t>trail-09-figure-01.jpg</w:t>
      </w:r>
    </w:p>
    <w:p w14:paraId="57150013" w14:textId="54A34FB6" w:rsidR="00B03144" w:rsidRDefault="002960BE" w:rsidP="00B03144">
      <w:r>
        <w:t>trail-09-map.jpeg</w:t>
      </w:r>
    </w:p>
    <w:p w14:paraId="7EEC3F3F" w14:textId="77777777" w:rsidR="002960BE" w:rsidRDefault="002960BE" w:rsidP="00B03144">
      <w:pPr>
        <w:pStyle w:val="A-Head"/>
      </w:pPr>
      <w:r>
        <w:t>Overview</w:t>
      </w:r>
    </w:p>
    <w:p w14:paraId="48436027" w14:textId="77777777" w:rsidR="002960BE" w:rsidRDefault="002960BE" w:rsidP="00B03144">
      <w:r>
        <w:t>You’ll be surrounded by trees galore at William Hastie! The start features a beginner’s mountain bike loop on a smooth path. Though short, this hike takes you by many spur trails; consider this a gentle introduction to a trail system close to but more rustic than Ijams. Good for all toddling and walking kids and their families.</w:t>
      </w:r>
    </w:p>
    <w:p w14:paraId="426F5301" w14:textId="77777777" w:rsidR="0082768B" w:rsidRDefault="0082768B" w:rsidP="00B03144"/>
    <w:p w14:paraId="5BCC9334" w14:textId="77777777" w:rsidR="002960BE" w:rsidRDefault="002960BE" w:rsidP="0082768B">
      <w:pPr>
        <w:pStyle w:val="A-Head"/>
      </w:pPr>
      <w:r>
        <w:t>Key Characteristics</w:t>
      </w:r>
    </w:p>
    <w:tbl>
      <w:tblPr>
        <w:tblStyle w:val="Table"/>
        <w:tblW w:w="5000" w:type="pct"/>
        <w:tblLayout w:type="fixed"/>
        <w:tblLook w:val="0020" w:firstRow="1" w:lastRow="0" w:firstColumn="0" w:lastColumn="0" w:noHBand="0" w:noVBand="0"/>
      </w:tblPr>
      <w:tblGrid>
        <w:gridCol w:w="3610"/>
        <w:gridCol w:w="5750"/>
      </w:tblGrid>
      <w:tr w:rsidR="002960BE" w14:paraId="17A8A8E3" w14:textId="77777777" w:rsidTr="003118A5">
        <w:trPr>
          <w:cnfStyle w:val="100000000000" w:firstRow="1" w:lastRow="0" w:firstColumn="0" w:lastColumn="0" w:oddVBand="0" w:evenVBand="0" w:oddHBand="0" w:evenHBand="0" w:firstRowFirstColumn="0" w:firstRowLastColumn="0" w:lastRowFirstColumn="0" w:lastRowLastColumn="0"/>
          <w:tblHeader/>
        </w:trPr>
        <w:tc>
          <w:tcPr>
            <w:tcW w:w="3054" w:type="dxa"/>
          </w:tcPr>
          <w:p w14:paraId="52382654" w14:textId="77777777" w:rsidR="002960BE" w:rsidRPr="0082768B" w:rsidRDefault="002960BE" w:rsidP="0082768B">
            <w:pPr>
              <w:rPr>
                <w:rStyle w:val="bold1"/>
              </w:rPr>
            </w:pPr>
            <w:r w:rsidRPr="0082768B">
              <w:rPr>
                <w:rStyle w:val="bold1"/>
              </w:rPr>
              <w:t>Characteristic</w:t>
            </w:r>
          </w:p>
        </w:tc>
        <w:tc>
          <w:tcPr>
            <w:tcW w:w="4865" w:type="dxa"/>
          </w:tcPr>
          <w:p w14:paraId="4F2348B2" w14:textId="77777777" w:rsidR="002960BE" w:rsidRPr="0082768B" w:rsidRDefault="002960BE" w:rsidP="0082768B">
            <w:pPr>
              <w:rPr>
                <w:rStyle w:val="bold1"/>
              </w:rPr>
            </w:pPr>
            <w:r w:rsidRPr="0082768B">
              <w:rPr>
                <w:rStyle w:val="bold1"/>
              </w:rPr>
              <w:t>Details</w:t>
            </w:r>
          </w:p>
        </w:tc>
      </w:tr>
      <w:tr w:rsidR="002960BE" w14:paraId="7DC4ECE9" w14:textId="77777777">
        <w:tc>
          <w:tcPr>
            <w:tcW w:w="3054" w:type="dxa"/>
          </w:tcPr>
          <w:p w14:paraId="3C63C63C" w14:textId="77777777" w:rsidR="002960BE" w:rsidRDefault="002960BE" w:rsidP="0082768B">
            <w:r>
              <w:t>Time from Knoxville</w:t>
            </w:r>
          </w:p>
        </w:tc>
        <w:tc>
          <w:tcPr>
            <w:tcW w:w="4865" w:type="dxa"/>
          </w:tcPr>
          <w:p w14:paraId="5AB8C75C" w14:textId="77777777" w:rsidR="002960BE" w:rsidRDefault="002960BE" w:rsidP="0082768B">
            <w:r>
              <w:t>15 mins</w:t>
            </w:r>
          </w:p>
        </w:tc>
      </w:tr>
      <w:tr w:rsidR="002960BE" w14:paraId="6F059742" w14:textId="77777777">
        <w:tc>
          <w:tcPr>
            <w:tcW w:w="3054" w:type="dxa"/>
          </w:tcPr>
          <w:p w14:paraId="06C19458" w14:textId="77777777" w:rsidR="002960BE" w:rsidRDefault="002960BE" w:rsidP="0082768B">
            <w:r>
              <w:t>Trail Distance (Miles)</w:t>
            </w:r>
          </w:p>
        </w:tc>
        <w:tc>
          <w:tcPr>
            <w:tcW w:w="4865" w:type="dxa"/>
          </w:tcPr>
          <w:p w14:paraId="4B64A472" w14:textId="77777777" w:rsidR="002960BE" w:rsidRDefault="002960BE" w:rsidP="0082768B">
            <w:r>
              <w:t>1.3</w:t>
            </w:r>
          </w:p>
        </w:tc>
      </w:tr>
      <w:tr w:rsidR="002960BE" w14:paraId="7B0119E0" w14:textId="77777777">
        <w:tc>
          <w:tcPr>
            <w:tcW w:w="3054" w:type="dxa"/>
          </w:tcPr>
          <w:p w14:paraId="4488A3C1" w14:textId="77777777" w:rsidR="002960BE" w:rsidRDefault="002960BE" w:rsidP="0082768B">
            <w:r>
              <w:t>Elevation Change</w:t>
            </w:r>
          </w:p>
        </w:tc>
        <w:tc>
          <w:tcPr>
            <w:tcW w:w="4865" w:type="dxa"/>
          </w:tcPr>
          <w:p w14:paraId="48FF08CA" w14:textId="77777777" w:rsidR="002960BE" w:rsidRDefault="002960BE" w:rsidP="0082768B">
            <w:r>
              <w:t>Flat</w:t>
            </w:r>
          </w:p>
        </w:tc>
      </w:tr>
      <w:tr w:rsidR="002960BE" w14:paraId="600ECA25" w14:textId="77777777">
        <w:tc>
          <w:tcPr>
            <w:tcW w:w="3054" w:type="dxa"/>
          </w:tcPr>
          <w:p w14:paraId="744AA72D" w14:textId="77777777" w:rsidR="002960BE" w:rsidRDefault="002960BE" w:rsidP="0082768B">
            <w:r>
              <w:t>Pets</w:t>
            </w:r>
          </w:p>
        </w:tc>
        <w:tc>
          <w:tcPr>
            <w:tcW w:w="4865" w:type="dxa"/>
          </w:tcPr>
          <w:p w14:paraId="6EFC4C7A" w14:textId="77777777" w:rsidR="002960BE" w:rsidRDefault="002960BE" w:rsidP="0082768B">
            <w:r>
              <w:t>Allowed on leash</w:t>
            </w:r>
          </w:p>
        </w:tc>
      </w:tr>
      <w:tr w:rsidR="002960BE" w14:paraId="60CA84BC" w14:textId="77777777">
        <w:tc>
          <w:tcPr>
            <w:tcW w:w="3054" w:type="dxa"/>
          </w:tcPr>
          <w:p w14:paraId="326DE7F3" w14:textId="77777777" w:rsidR="002960BE" w:rsidRDefault="002960BE" w:rsidP="0082768B">
            <w:r>
              <w:t>Parking Pass/Entrance Fee</w:t>
            </w:r>
          </w:p>
        </w:tc>
        <w:tc>
          <w:tcPr>
            <w:tcW w:w="4865" w:type="dxa"/>
          </w:tcPr>
          <w:p w14:paraId="3D682E71" w14:textId="77777777" w:rsidR="002960BE" w:rsidRDefault="002960BE" w:rsidP="0082768B">
            <w:r>
              <w:t>Not Required</w:t>
            </w:r>
          </w:p>
        </w:tc>
      </w:tr>
      <w:tr w:rsidR="002960BE" w14:paraId="347045DF" w14:textId="77777777">
        <w:tc>
          <w:tcPr>
            <w:tcW w:w="3054" w:type="dxa"/>
          </w:tcPr>
          <w:p w14:paraId="5452F869" w14:textId="77777777" w:rsidR="002960BE" w:rsidRDefault="002960BE" w:rsidP="0082768B">
            <w:r>
              <w:t>Restroom(s)</w:t>
            </w:r>
          </w:p>
        </w:tc>
        <w:tc>
          <w:tcPr>
            <w:tcW w:w="4865" w:type="dxa"/>
          </w:tcPr>
          <w:p w14:paraId="0E10C55D" w14:textId="77777777" w:rsidR="002960BE" w:rsidRDefault="002960BE" w:rsidP="0082768B">
            <w:r>
              <w:t>No</w:t>
            </w:r>
          </w:p>
        </w:tc>
      </w:tr>
      <w:tr w:rsidR="002960BE" w14:paraId="4379388F" w14:textId="77777777">
        <w:tc>
          <w:tcPr>
            <w:tcW w:w="3054" w:type="dxa"/>
          </w:tcPr>
          <w:p w14:paraId="5235419F" w14:textId="77777777" w:rsidR="002960BE" w:rsidRDefault="002960BE" w:rsidP="0082768B">
            <w:r>
              <w:t>Best Ages</w:t>
            </w:r>
          </w:p>
        </w:tc>
        <w:tc>
          <w:tcPr>
            <w:tcW w:w="4865" w:type="dxa"/>
          </w:tcPr>
          <w:p w14:paraId="602340C9" w14:textId="2BEE36D7" w:rsidR="002960BE" w:rsidRDefault="002960BE" w:rsidP="0082768B">
            <w:r>
              <w:t>Toddler</w:t>
            </w:r>
            <w:r w:rsidR="0082768B">
              <w:t>s</w:t>
            </w:r>
            <w:r>
              <w:t xml:space="preserve"> </w:t>
            </w:r>
            <w:r w:rsidR="0082768B">
              <w:t>a</w:t>
            </w:r>
            <w:r>
              <w:t xml:space="preserve">nd </w:t>
            </w:r>
            <w:r w:rsidR="0082768B">
              <w:t>L</w:t>
            </w:r>
            <w:r>
              <w:t>ittle kids</w:t>
            </w:r>
          </w:p>
        </w:tc>
      </w:tr>
      <w:tr w:rsidR="002960BE" w14:paraId="7C19F715" w14:textId="77777777">
        <w:tc>
          <w:tcPr>
            <w:tcW w:w="3054" w:type="dxa"/>
          </w:tcPr>
          <w:p w14:paraId="1C7BA21D" w14:textId="77777777" w:rsidR="002960BE" w:rsidRDefault="002960BE" w:rsidP="0082768B">
            <w:r>
              <w:t>Accessibility</w:t>
            </w:r>
          </w:p>
        </w:tc>
        <w:tc>
          <w:tcPr>
            <w:tcW w:w="4865" w:type="dxa"/>
          </w:tcPr>
          <w:p w14:paraId="4E06F60C" w14:textId="77777777" w:rsidR="002960BE" w:rsidRDefault="002960BE" w:rsidP="0082768B">
            <w:r>
              <w:t>Partially accessible (graded gravel path)</w:t>
            </w:r>
          </w:p>
        </w:tc>
      </w:tr>
    </w:tbl>
    <w:p w14:paraId="6443EEAA" w14:textId="77777777" w:rsidR="003D5992" w:rsidRDefault="003D5992" w:rsidP="00A87FA2">
      <w:pPr>
        <w:pStyle w:val="A-Head"/>
      </w:pPr>
    </w:p>
    <w:p w14:paraId="0B28E0D6" w14:textId="1835D548" w:rsidR="002960BE" w:rsidRDefault="002960BE" w:rsidP="00A87FA2">
      <w:pPr>
        <w:pStyle w:val="A-Head"/>
      </w:pPr>
      <w:r>
        <w:lastRenderedPageBreak/>
        <w:t>Directions to the Trailhead</w:t>
      </w:r>
    </w:p>
    <w:p w14:paraId="3A461D20" w14:textId="77777777" w:rsidR="002960BE" w:rsidRDefault="002960BE" w:rsidP="00A87FA2">
      <w:r>
        <w:t>Trailhead Address: William Hastie Natural Area, 1302 Margaret Rd, Knoxville, TN 37920</w:t>
      </w:r>
    </w:p>
    <w:p w14:paraId="2ED834FC" w14:textId="77777777" w:rsidR="002960BE" w:rsidRDefault="002960BE" w:rsidP="00A87FA2">
      <w:r>
        <w:t>Trailhead GPS Coordinates: 35.93464, -83.87455</w:t>
      </w:r>
    </w:p>
    <w:p w14:paraId="377571A7" w14:textId="2B91B813" w:rsidR="002960BE" w:rsidRDefault="002960BE" w:rsidP="00A87FA2">
      <w:pPr>
        <w:ind w:firstLine="720"/>
      </w:pPr>
      <w:r>
        <w:t>The above address will direct you to a large, rarely</w:t>
      </w:r>
      <w:r w:rsidR="00A87FA2">
        <w:t xml:space="preserve"> </w:t>
      </w:r>
      <w:r>
        <w:t>busy parking lot and a nice trailhead with a picnic area. Several trails start from this trailhead. Look for a sign for the Margaret Road Trail.</w:t>
      </w:r>
    </w:p>
    <w:p w14:paraId="56FA87A7" w14:textId="77777777" w:rsidR="00A87FA2" w:rsidRDefault="00A87FA2" w:rsidP="00A87FA2">
      <w:pPr>
        <w:ind w:firstLine="720"/>
      </w:pPr>
    </w:p>
    <w:p w14:paraId="2F95DFCC" w14:textId="77777777" w:rsidR="002960BE" w:rsidRDefault="002960BE" w:rsidP="00A87FA2">
      <w:pPr>
        <w:pStyle w:val="A-Head"/>
      </w:pPr>
      <w:r>
        <w:t>Trail Description</w:t>
      </w:r>
    </w:p>
    <w:tbl>
      <w:tblPr>
        <w:tblStyle w:val="Table"/>
        <w:tblW w:w="5000" w:type="pct"/>
        <w:tblLayout w:type="fixed"/>
        <w:tblLook w:val="0020" w:firstRow="1" w:lastRow="0" w:firstColumn="0" w:lastColumn="0" w:noHBand="0" w:noVBand="0"/>
      </w:tblPr>
      <w:tblGrid>
        <w:gridCol w:w="2730"/>
        <w:gridCol w:w="6630"/>
      </w:tblGrid>
      <w:tr w:rsidR="002960BE" w14:paraId="64411A08" w14:textId="77777777" w:rsidTr="003118A5">
        <w:trPr>
          <w:cnfStyle w:val="100000000000" w:firstRow="1" w:lastRow="0" w:firstColumn="0" w:lastColumn="0" w:oddVBand="0" w:evenVBand="0" w:oddHBand="0" w:evenHBand="0" w:firstRowFirstColumn="0" w:firstRowLastColumn="0" w:lastRowFirstColumn="0" w:lastRowLastColumn="0"/>
          <w:tblHeader/>
        </w:trPr>
        <w:tc>
          <w:tcPr>
            <w:tcW w:w="2310" w:type="dxa"/>
          </w:tcPr>
          <w:p w14:paraId="23B75D91" w14:textId="77777777" w:rsidR="002960BE" w:rsidRPr="00A87FA2" w:rsidRDefault="002960BE" w:rsidP="00A87FA2">
            <w:pPr>
              <w:rPr>
                <w:rStyle w:val="bold1"/>
              </w:rPr>
            </w:pPr>
            <w:r w:rsidRPr="00A87FA2">
              <w:rPr>
                <w:rStyle w:val="bold1"/>
              </w:rPr>
              <w:t>Distance from Start</w:t>
            </w:r>
          </w:p>
        </w:tc>
        <w:tc>
          <w:tcPr>
            <w:tcW w:w="5610" w:type="dxa"/>
          </w:tcPr>
          <w:p w14:paraId="4C8D4FF4" w14:textId="77777777" w:rsidR="002960BE" w:rsidRPr="00A87FA2" w:rsidRDefault="002960BE" w:rsidP="00A87FA2">
            <w:pPr>
              <w:rPr>
                <w:rStyle w:val="bold1"/>
              </w:rPr>
            </w:pPr>
            <w:r w:rsidRPr="00A87FA2">
              <w:rPr>
                <w:rStyle w:val="bold1"/>
              </w:rPr>
              <w:t>Description</w:t>
            </w:r>
          </w:p>
        </w:tc>
      </w:tr>
      <w:tr w:rsidR="002960BE" w14:paraId="23257DAD" w14:textId="77777777">
        <w:tc>
          <w:tcPr>
            <w:tcW w:w="2310" w:type="dxa"/>
          </w:tcPr>
          <w:p w14:paraId="30908F4E" w14:textId="77777777" w:rsidR="002960BE" w:rsidRDefault="002960BE" w:rsidP="00A87FA2">
            <w:r>
              <w:t>0.0</w:t>
            </w:r>
          </w:p>
        </w:tc>
        <w:tc>
          <w:tcPr>
            <w:tcW w:w="5610" w:type="dxa"/>
          </w:tcPr>
          <w:p w14:paraId="34D67A7B" w14:textId="77777777" w:rsidR="002960BE" w:rsidRDefault="002960BE" w:rsidP="00A87FA2">
            <w:r>
              <w:t>Start on the Margaret Road Trail.</w:t>
            </w:r>
          </w:p>
        </w:tc>
      </w:tr>
      <w:tr w:rsidR="002960BE" w14:paraId="154F5228" w14:textId="77777777">
        <w:tc>
          <w:tcPr>
            <w:tcW w:w="2310" w:type="dxa"/>
          </w:tcPr>
          <w:p w14:paraId="70532A24" w14:textId="77777777" w:rsidR="002960BE" w:rsidRDefault="002960BE" w:rsidP="00A87FA2">
            <w:r>
              <w:t>0.2</w:t>
            </w:r>
          </w:p>
        </w:tc>
        <w:tc>
          <w:tcPr>
            <w:tcW w:w="5610" w:type="dxa"/>
          </w:tcPr>
          <w:p w14:paraId="41848E2E" w14:textId="77777777" w:rsidR="002960BE" w:rsidRDefault="002960BE" w:rsidP="00A87FA2">
            <w:r>
              <w:t>Small pond on the right. Look for turtles!</w:t>
            </w:r>
          </w:p>
        </w:tc>
      </w:tr>
      <w:tr w:rsidR="002960BE" w14:paraId="1D7503DE" w14:textId="77777777">
        <w:tc>
          <w:tcPr>
            <w:tcW w:w="2310" w:type="dxa"/>
          </w:tcPr>
          <w:p w14:paraId="1F0F7B09" w14:textId="77777777" w:rsidR="002960BE" w:rsidRDefault="002960BE" w:rsidP="00A87FA2">
            <w:r>
              <w:t>0.25</w:t>
            </w:r>
          </w:p>
        </w:tc>
        <w:tc>
          <w:tcPr>
            <w:tcW w:w="5610" w:type="dxa"/>
          </w:tcPr>
          <w:p w14:paraId="2FEFCC15" w14:textId="77777777" w:rsidR="002960BE" w:rsidRDefault="002960BE" w:rsidP="00A87FA2">
            <w:r>
              <w:t>Shadow Run Trail on the right.</w:t>
            </w:r>
          </w:p>
        </w:tc>
      </w:tr>
      <w:tr w:rsidR="002960BE" w14:paraId="1BEDD513" w14:textId="77777777">
        <w:tc>
          <w:tcPr>
            <w:tcW w:w="2310" w:type="dxa"/>
          </w:tcPr>
          <w:p w14:paraId="2D222501" w14:textId="77777777" w:rsidR="002960BE" w:rsidRDefault="002960BE" w:rsidP="00A87FA2">
            <w:r>
              <w:t>0.65</w:t>
            </w:r>
          </w:p>
        </w:tc>
        <w:tc>
          <w:tcPr>
            <w:tcW w:w="5610" w:type="dxa"/>
          </w:tcPr>
          <w:p w14:paraId="11F26A89" w14:textId="77777777" w:rsidR="002960BE" w:rsidRDefault="002960BE" w:rsidP="00A87FA2">
            <w:r>
              <w:t>Reach the Post Oak Ln. Trailhead and turn around.</w:t>
            </w:r>
          </w:p>
        </w:tc>
      </w:tr>
      <w:tr w:rsidR="002960BE" w14:paraId="2563C650" w14:textId="77777777">
        <w:tc>
          <w:tcPr>
            <w:tcW w:w="2310" w:type="dxa"/>
          </w:tcPr>
          <w:p w14:paraId="0E140270" w14:textId="77777777" w:rsidR="002960BE" w:rsidRDefault="002960BE" w:rsidP="00A87FA2">
            <w:r>
              <w:t>1.30</w:t>
            </w:r>
          </w:p>
        </w:tc>
        <w:tc>
          <w:tcPr>
            <w:tcW w:w="5610" w:type="dxa"/>
          </w:tcPr>
          <w:p w14:paraId="30AE2F92" w14:textId="284DB1C7" w:rsidR="002960BE" w:rsidRDefault="002960BE" w:rsidP="00A87FA2">
            <w:del w:id="275" w:author="Rosenberg, Joshua" w:date="2026-04-07T21:16:00Z" w16du:dateUtc="2026-04-08T02:16:00Z">
              <w:r w:rsidDel="00A018C2">
                <w:delText>Traihead</w:delText>
              </w:r>
            </w:del>
            <w:ins w:id="276" w:author="Rosenberg, Joshua" w:date="2026-04-07T21:16:00Z" w16du:dateUtc="2026-04-08T02:16:00Z">
              <w:r w:rsidR="00A018C2">
                <w:t>Trailhead</w:t>
              </w:r>
            </w:ins>
            <w:r>
              <w:t>.</w:t>
            </w:r>
          </w:p>
        </w:tc>
      </w:tr>
    </w:tbl>
    <w:p w14:paraId="2A82E929" w14:textId="77777777" w:rsidR="00A87FA2" w:rsidRDefault="00A87FA2">
      <w:pPr>
        <w:pStyle w:val="Heading3"/>
      </w:pPr>
    </w:p>
    <w:p w14:paraId="7FBBAF78" w14:textId="365D0B2F" w:rsidR="002960BE" w:rsidRDefault="002960BE" w:rsidP="00A87FA2">
      <w:pPr>
        <w:pStyle w:val="A-Head"/>
      </w:pPr>
      <w:r>
        <w:t>Nearby</w:t>
      </w:r>
    </w:p>
    <w:p w14:paraId="5E478893" w14:textId="77777777" w:rsidR="002960BE" w:rsidRDefault="002960BE" w:rsidP="00A87FA2">
      <w:r w:rsidRPr="00A87FA2">
        <w:rPr>
          <w:rStyle w:val="bold1"/>
        </w:rPr>
        <w:t>Bring a bike and enjoy the kids’ loop.</w:t>
      </w:r>
      <w:r>
        <w:t xml:space="preserve"> The “green” mountain biking trail near the start (it’s called “Springarn”) is a great spot for kids to begin to learn to ride on trails. It’s only 0.6 miles and is a nice complement to this hike.</w:t>
      </w:r>
    </w:p>
    <w:p w14:paraId="794F6483" w14:textId="21FEABB3" w:rsidR="002960BE" w:rsidRDefault="002960BE" w:rsidP="00A87FA2">
      <w:r w:rsidRPr="00A87FA2">
        <w:rPr>
          <w:rStyle w:val="bold1"/>
        </w:rPr>
        <w:t>Explore some of the many other trails while you’re there.</w:t>
      </w:r>
      <w:r>
        <w:t xml:space="preserve"> William Hastie Natural Area features many other trails of varying difficulty. Consider taking Mitchie’s Way from near the </w:t>
      </w:r>
      <w:r>
        <w:lastRenderedPageBreak/>
        <w:t>parking area—and then looping back to Margaret Road and start</w:t>
      </w:r>
      <w:r w:rsidR="00A87FA2">
        <w:t>ing</w:t>
      </w:r>
      <w:r>
        <w:t xml:space="preserve"> on the trail of your choice.</w:t>
      </w:r>
    </w:p>
    <w:bookmarkEnd w:id="274"/>
    <w:p w14:paraId="45FED0C9" w14:textId="45955B0D" w:rsidR="002960BE" w:rsidRDefault="002960BE">
      <w:r>
        <w:br w:type="page"/>
      </w:r>
    </w:p>
    <w:p w14:paraId="14849DA0" w14:textId="265CF003" w:rsidR="002960BE" w:rsidRDefault="002960BE" w:rsidP="0040214C">
      <w:pPr>
        <w:pStyle w:val="ChapterTitle"/>
      </w:pPr>
      <w:bookmarkStart w:id="277" w:name="trail-10-sharps-ridge"/>
      <w:r>
        <w:lastRenderedPageBreak/>
        <w:t>Sharp’s Ridge</w:t>
      </w:r>
    </w:p>
    <w:p w14:paraId="3E9FB939" w14:textId="77777777" w:rsidR="002960BE" w:rsidRPr="0040214C" w:rsidRDefault="002960BE" w:rsidP="0040214C">
      <w:pPr>
        <w:rPr>
          <w:rStyle w:val="bold1"/>
        </w:rPr>
      </w:pPr>
      <w:r w:rsidRPr="0040214C">
        <w:rPr>
          <w:rStyle w:val="bold1"/>
        </w:rPr>
        <w:t>Figures included in this chapter:</w:t>
      </w:r>
    </w:p>
    <w:p w14:paraId="10919F18" w14:textId="77777777" w:rsidR="002960BE" w:rsidRDefault="002960BE" w:rsidP="0040214C">
      <w:r>
        <w:t>trail-10-figure-01.jpg</w:t>
      </w:r>
    </w:p>
    <w:p w14:paraId="3D9117F6" w14:textId="77777777" w:rsidR="002960BE" w:rsidRDefault="002960BE" w:rsidP="0040214C">
      <w:r>
        <w:t>trail-10-map.jpeg</w:t>
      </w:r>
    </w:p>
    <w:p w14:paraId="380848E4" w14:textId="1D27E2DA" w:rsidR="0040214C" w:rsidRDefault="00E4667E" w:rsidP="0040214C">
      <w:r>
        <w:t xml:space="preserve">3.8 </w:t>
      </w:r>
      <w:r w:rsidR="002960BE">
        <w:t>sharps-trail.jpg</w:t>
      </w:r>
    </w:p>
    <w:p w14:paraId="7B6DCA56" w14:textId="77777777" w:rsidR="002960BE" w:rsidRDefault="002960BE" w:rsidP="0040214C">
      <w:pPr>
        <w:pStyle w:val="A-Head"/>
      </w:pPr>
      <w:r>
        <w:t>Overview</w:t>
      </w:r>
    </w:p>
    <w:p w14:paraId="3DF83F4E" w14:textId="46A0A78A" w:rsidR="002960BE" w:rsidRDefault="002960BE" w:rsidP="0040214C">
      <w:r>
        <w:t xml:space="preserve">This hike is just north of downtown, making it a great stop before grabbing a bite to eat at a nearby restaurant or heading downtown. Wind up from the trailhead on a smooth path through the pretty forest. When we think of this trail, we think of little ones toddling or running ahead around the bends in the trail, just far enough to be out of sight for a little bit until we catch up! Once you connect to the road, consider walking up to an overlook with </w:t>
      </w:r>
      <w:ins w:id="278" w:author="Rosenberg, Joshua" w:date="2026-04-07T21:25:00Z" w16du:dateUtc="2026-04-08T02:25:00Z">
        <w:r w:rsidR="00DE2005">
          <w:t xml:space="preserve">a </w:t>
        </w:r>
      </w:ins>
      <w:r>
        <w:t>lovely view of the Smokies. Best for older kids or younger kids in a carrier or backpack.</w:t>
      </w:r>
    </w:p>
    <w:p w14:paraId="3388980E" w14:textId="77777777" w:rsidR="0040214C" w:rsidRDefault="0040214C" w:rsidP="0040214C"/>
    <w:p w14:paraId="77A159B1" w14:textId="77777777" w:rsidR="002960BE" w:rsidRDefault="002960BE" w:rsidP="0040214C">
      <w:pPr>
        <w:pStyle w:val="A-Head"/>
      </w:pPr>
      <w:r>
        <w:t>Key Characteristics</w:t>
      </w:r>
    </w:p>
    <w:tbl>
      <w:tblPr>
        <w:tblStyle w:val="Table"/>
        <w:tblW w:w="0" w:type="auto"/>
        <w:tblLook w:val="0020" w:firstRow="1" w:lastRow="0" w:firstColumn="0" w:lastColumn="0" w:noHBand="0" w:noVBand="0"/>
      </w:tblPr>
      <w:tblGrid>
        <w:gridCol w:w="2978"/>
        <w:gridCol w:w="1977"/>
      </w:tblGrid>
      <w:tr w:rsidR="002960BE" w14:paraId="083510C3" w14:textId="77777777" w:rsidTr="00F05600">
        <w:trPr>
          <w:cnfStyle w:val="100000000000" w:firstRow="1" w:lastRow="0" w:firstColumn="0" w:lastColumn="0" w:oddVBand="0" w:evenVBand="0" w:oddHBand="0" w:evenHBand="0" w:firstRowFirstColumn="0" w:firstRowLastColumn="0" w:lastRowFirstColumn="0" w:lastRowLastColumn="0"/>
          <w:tblHeader/>
        </w:trPr>
        <w:tc>
          <w:tcPr>
            <w:tcW w:w="0" w:type="auto"/>
          </w:tcPr>
          <w:p w14:paraId="03FACAA6" w14:textId="77777777" w:rsidR="002960BE" w:rsidRPr="0040214C" w:rsidRDefault="002960BE" w:rsidP="0040214C">
            <w:pPr>
              <w:rPr>
                <w:rStyle w:val="bold1"/>
              </w:rPr>
            </w:pPr>
            <w:r w:rsidRPr="0040214C">
              <w:rPr>
                <w:rStyle w:val="bold1"/>
              </w:rPr>
              <w:t>Characteristic</w:t>
            </w:r>
          </w:p>
        </w:tc>
        <w:tc>
          <w:tcPr>
            <w:tcW w:w="0" w:type="auto"/>
          </w:tcPr>
          <w:p w14:paraId="473CF2A2" w14:textId="77777777" w:rsidR="002960BE" w:rsidRPr="0040214C" w:rsidRDefault="002960BE" w:rsidP="0040214C">
            <w:pPr>
              <w:rPr>
                <w:rStyle w:val="bold1"/>
              </w:rPr>
            </w:pPr>
            <w:r w:rsidRPr="0040214C">
              <w:rPr>
                <w:rStyle w:val="bold1"/>
              </w:rPr>
              <w:t>Details</w:t>
            </w:r>
          </w:p>
        </w:tc>
      </w:tr>
      <w:tr w:rsidR="002960BE" w14:paraId="1699197C" w14:textId="77777777">
        <w:tc>
          <w:tcPr>
            <w:tcW w:w="0" w:type="auto"/>
          </w:tcPr>
          <w:p w14:paraId="76D0CF7F" w14:textId="77777777" w:rsidR="002960BE" w:rsidRDefault="002960BE" w:rsidP="0040214C">
            <w:r>
              <w:t>Time from Knoxville</w:t>
            </w:r>
          </w:p>
        </w:tc>
        <w:tc>
          <w:tcPr>
            <w:tcW w:w="0" w:type="auto"/>
          </w:tcPr>
          <w:p w14:paraId="43B51FFE" w14:textId="77777777" w:rsidR="002960BE" w:rsidRDefault="002960BE" w:rsidP="0040214C">
            <w:r>
              <w:t>10 mins</w:t>
            </w:r>
          </w:p>
        </w:tc>
      </w:tr>
      <w:tr w:rsidR="002960BE" w14:paraId="1D36B00B" w14:textId="77777777">
        <w:tc>
          <w:tcPr>
            <w:tcW w:w="0" w:type="auto"/>
          </w:tcPr>
          <w:p w14:paraId="0A736518" w14:textId="77777777" w:rsidR="002960BE" w:rsidRDefault="002960BE" w:rsidP="0040214C">
            <w:r>
              <w:t>Trail Distance (Miles)</w:t>
            </w:r>
          </w:p>
        </w:tc>
        <w:tc>
          <w:tcPr>
            <w:tcW w:w="0" w:type="auto"/>
          </w:tcPr>
          <w:p w14:paraId="07FA024B" w14:textId="77777777" w:rsidR="002960BE" w:rsidRDefault="002960BE" w:rsidP="0040214C">
            <w:r>
              <w:t>2.3</w:t>
            </w:r>
          </w:p>
        </w:tc>
      </w:tr>
      <w:tr w:rsidR="002960BE" w14:paraId="6A44579C" w14:textId="77777777">
        <w:tc>
          <w:tcPr>
            <w:tcW w:w="0" w:type="auto"/>
          </w:tcPr>
          <w:p w14:paraId="560C63B2" w14:textId="77777777" w:rsidR="002960BE" w:rsidRDefault="002960BE" w:rsidP="0040214C">
            <w:r>
              <w:t>Elevation Change</w:t>
            </w:r>
          </w:p>
        </w:tc>
        <w:tc>
          <w:tcPr>
            <w:tcW w:w="0" w:type="auto"/>
          </w:tcPr>
          <w:p w14:paraId="34598B5E" w14:textId="77777777" w:rsidR="002960BE" w:rsidRDefault="002960BE" w:rsidP="0040214C">
            <w:r>
              <w:t>Moderate</w:t>
            </w:r>
          </w:p>
        </w:tc>
      </w:tr>
      <w:tr w:rsidR="002960BE" w14:paraId="31BE4F48" w14:textId="77777777">
        <w:tc>
          <w:tcPr>
            <w:tcW w:w="0" w:type="auto"/>
          </w:tcPr>
          <w:p w14:paraId="5AE1D9EE" w14:textId="77777777" w:rsidR="002960BE" w:rsidRDefault="002960BE" w:rsidP="0040214C">
            <w:r>
              <w:t>Pets</w:t>
            </w:r>
          </w:p>
        </w:tc>
        <w:tc>
          <w:tcPr>
            <w:tcW w:w="0" w:type="auto"/>
          </w:tcPr>
          <w:p w14:paraId="25726CA2" w14:textId="77777777" w:rsidR="002960BE" w:rsidRDefault="002960BE" w:rsidP="0040214C">
            <w:r>
              <w:t>Allowed on leash</w:t>
            </w:r>
          </w:p>
        </w:tc>
      </w:tr>
      <w:tr w:rsidR="002960BE" w14:paraId="6AD63EC2" w14:textId="77777777">
        <w:tc>
          <w:tcPr>
            <w:tcW w:w="0" w:type="auto"/>
          </w:tcPr>
          <w:p w14:paraId="6CF43B1F" w14:textId="77777777" w:rsidR="002960BE" w:rsidRDefault="002960BE" w:rsidP="0040214C">
            <w:r>
              <w:t>Parking Pass/Entrance Fee</w:t>
            </w:r>
          </w:p>
        </w:tc>
        <w:tc>
          <w:tcPr>
            <w:tcW w:w="0" w:type="auto"/>
          </w:tcPr>
          <w:p w14:paraId="708CF66A" w14:textId="77777777" w:rsidR="002960BE" w:rsidRDefault="002960BE" w:rsidP="0040214C">
            <w:r>
              <w:t>Not Required</w:t>
            </w:r>
          </w:p>
        </w:tc>
      </w:tr>
      <w:tr w:rsidR="002960BE" w14:paraId="4575D3A5" w14:textId="77777777">
        <w:tc>
          <w:tcPr>
            <w:tcW w:w="0" w:type="auto"/>
          </w:tcPr>
          <w:p w14:paraId="38329B3A" w14:textId="77777777" w:rsidR="002960BE" w:rsidRDefault="002960BE" w:rsidP="0040214C">
            <w:r>
              <w:t>Restroom(s)</w:t>
            </w:r>
          </w:p>
        </w:tc>
        <w:tc>
          <w:tcPr>
            <w:tcW w:w="0" w:type="auto"/>
          </w:tcPr>
          <w:p w14:paraId="0879D890" w14:textId="77777777" w:rsidR="002960BE" w:rsidRDefault="002960BE" w:rsidP="0040214C">
            <w:r>
              <w:t>No</w:t>
            </w:r>
          </w:p>
        </w:tc>
      </w:tr>
      <w:tr w:rsidR="002960BE" w14:paraId="24CCD048" w14:textId="77777777">
        <w:tc>
          <w:tcPr>
            <w:tcW w:w="0" w:type="auto"/>
          </w:tcPr>
          <w:p w14:paraId="544537C8" w14:textId="77777777" w:rsidR="002960BE" w:rsidRDefault="002960BE" w:rsidP="0040214C">
            <w:r>
              <w:lastRenderedPageBreak/>
              <w:t>Best Ages</w:t>
            </w:r>
          </w:p>
        </w:tc>
        <w:tc>
          <w:tcPr>
            <w:tcW w:w="0" w:type="auto"/>
          </w:tcPr>
          <w:p w14:paraId="7E79E17F" w14:textId="77777777" w:rsidR="002960BE" w:rsidRDefault="002960BE" w:rsidP="0040214C">
            <w:r>
              <w:t>Little kids</w:t>
            </w:r>
          </w:p>
        </w:tc>
      </w:tr>
      <w:tr w:rsidR="002960BE" w14:paraId="12DA35CC" w14:textId="77777777">
        <w:tc>
          <w:tcPr>
            <w:tcW w:w="0" w:type="auto"/>
          </w:tcPr>
          <w:p w14:paraId="605F1978" w14:textId="77777777" w:rsidR="002960BE" w:rsidRDefault="002960BE" w:rsidP="0040214C">
            <w:r>
              <w:t>Accessibility</w:t>
            </w:r>
          </w:p>
        </w:tc>
        <w:tc>
          <w:tcPr>
            <w:tcW w:w="0" w:type="auto"/>
          </w:tcPr>
          <w:p w14:paraId="3B60FD17" w14:textId="77777777" w:rsidR="002960BE" w:rsidRDefault="002960BE" w:rsidP="0040214C">
            <w:r>
              <w:t>Not accessible</w:t>
            </w:r>
          </w:p>
        </w:tc>
      </w:tr>
    </w:tbl>
    <w:p w14:paraId="775599AF" w14:textId="77777777" w:rsidR="0040214C" w:rsidRDefault="0040214C">
      <w:pPr>
        <w:pStyle w:val="Heading3"/>
      </w:pPr>
    </w:p>
    <w:p w14:paraId="584E8FCD" w14:textId="35B4E22D" w:rsidR="002960BE" w:rsidRDefault="002960BE" w:rsidP="0040214C">
      <w:pPr>
        <w:pStyle w:val="A-Head"/>
      </w:pPr>
      <w:r>
        <w:t>Directions to the Trailhead</w:t>
      </w:r>
    </w:p>
    <w:p w14:paraId="58EF8A41" w14:textId="77777777" w:rsidR="002960BE" w:rsidRDefault="002960BE" w:rsidP="0040214C">
      <w:r>
        <w:t>Trailhead Address: Sharps Ridge Trailhead, 599-501 Ridge Ave, Knoxville, TN 37917</w:t>
      </w:r>
    </w:p>
    <w:p w14:paraId="7897D732" w14:textId="77777777" w:rsidR="002960BE" w:rsidRDefault="002960BE" w:rsidP="0040214C">
      <w:r>
        <w:t>Trailhead GPS Coordinates: 36.00344, -83.93787</w:t>
      </w:r>
    </w:p>
    <w:p w14:paraId="74279578" w14:textId="77777777" w:rsidR="002960BE" w:rsidRDefault="002960BE" w:rsidP="0040214C">
      <w:pPr>
        <w:ind w:firstLine="720"/>
      </w:pPr>
      <w:r>
        <w:t>The trailhead can be just a little tricky to find—partially because Google Maps has several trailheads with the same name! We once met friends at different Sharps Ridge Trailheads! Consider putting in the address (above) to find the trailhead, which is at the end of Hanover St. Park in one of the parking spots or the gravel area on the side of Ridge Ave.</w:t>
      </w:r>
    </w:p>
    <w:p w14:paraId="52718CF9" w14:textId="77777777" w:rsidR="0040214C" w:rsidRDefault="0040214C" w:rsidP="0040214C">
      <w:pPr>
        <w:ind w:firstLine="720"/>
      </w:pPr>
    </w:p>
    <w:p w14:paraId="2D9E039F" w14:textId="77777777" w:rsidR="002960BE" w:rsidRPr="0040214C" w:rsidRDefault="002960BE" w:rsidP="0040214C">
      <w:pPr>
        <w:pStyle w:val="A-Head"/>
      </w:pPr>
      <w:r w:rsidRPr="0040214C">
        <w:t>Trail Description</w:t>
      </w:r>
    </w:p>
    <w:tbl>
      <w:tblPr>
        <w:tblStyle w:val="Table"/>
        <w:tblW w:w="5000" w:type="pct"/>
        <w:tblLayout w:type="fixed"/>
        <w:tblLook w:val="0020" w:firstRow="1" w:lastRow="0" w:firstColumn="0" w:lastColumn="0" w:noHBand="0" w:noVBand="0"/>
      </w:tblPr>
      <w:tblGrid>
        <w:gridCol w:w="2210"/>
        <w:gridCol w:w="7150"/>
      </w:tblGrid>
      <w:tr w:rsidR="002960BE" w14:paraId="27045159" w14:textId="77777777" w:rsidTr="00F05600">
        <w:trPr>
          <w:cnfStyle w:val="100000000000" w:firstRow="1" w:lastRow="0" w:firstColumn="0" w:lastColumn="0" w:oddVBand="0" w:evenVBand="0" w:oddHBand="0" w:evenHBand="0" w:firstRowFirstColumn="0" w:firstRowLastColumn="0" w:lastRowFirstColumn="0" w:lastRowLastColumn="0"/>
          <w:tblHeader/>
        </w:trPr>
        <w:tc>
          <w:tcPr>
            <w:tcW w:w="1870" w:type="dxa"/>
          </w:tcPr>
          <w:p w14:paraId="21FDBB50" w14:textId="77777777" w:rsidR="002960BE" w:rsidRPr="0040214C" w:rsidRDefault="002960BE" w:rsidP="0040214C">
            <w:pPr>
              <w:rPr>
                <w:rStyle w:val="bold1"/>
              </w:rPr>
            </w:pPr>
            <w:r w:rsidRPr="0040214C">
              <w:rPr>
                <w:rStyle w:val="bold1"/>
              </w:rPr>
              <w:t>Distance from Start</w:t>
            </w:r>
          </w:p>
        </w:tc>
        <w:tc>
          <w:tcPr>
            <w:tcW w:w="6050" w:type="dxa"/>
          </w:tcPr>
          <w:p w14:paraId="1E07A9A8" w14:textId="77777777" w:rsidR="002960BE" w:rsidRPr="0040214C" w:rsidRDefault="002960BE" w:rsidP="0040214C">
            <w:pPr>
              <w:rPr>
                <w:rStyle w:val="bold1"/>
              </w:rPr>
            </w:pPr>
            <w:r w:rsidRPr="0040214C">
              <w:rPr>
                <w:rStyle w:val="bold1"/>
              </w:rPr>
              <w:t>Description</w:t>
            </w:r>
          </w:p>
        </w:tc>
      </w:tr>
      <w:tr w:rsidR="002960BE" w14:paraId="5ACFA740" w14:textId="77777777">
        <w:tc>
          <w:tcPr>
            <w:tcW w:w="1870" w:type="dxa"/>
          </w:tcPr>
          <w:p w14:paraId="6BB18976" w14:textId="77777777" w:rsidR="002960BE" w:rsidRDefault="002960BE" w:rsidP="0040214C">
            <w:r>
              <w:t>0.0</w:t>
            </w:r>
          </w:p>
        </w:tc>
        <w:tc>
          <w:tcPr>
            <w:tcW w:w="6050" w:type="dxa"/>
          </w:tcPr>
          <w:p w14:paraId="14F374AC" w14:textId="77777777" w:rsidR="002960BE" w:rsidRDefault="002960BE" w:rsidP="0040214C">
            <w:r>
              <w:t>Start by walking through the Arbor, past the trail map of the Sharps Ridge area. You’re technically on the very short Hanover Access trail.</w:t>
            </w:r>
          </w:p>
        </w:tc>
      </w:tr>
      <w:tr w:rsidR="002960BE" w14:paraId="225C5AA0" w14:textId="77777777">
        <w:tc>
          <w:tcPr>
            <w:tcW w:w="1870" w:type="dxa"/>
          </w:tcPr>
          <w:p w14:paraId="6B502800" w14:textId="77777777" w:rsidR="002960BE" w:rsidRDefault="002960BE" w:rsidP="0040214C">
            <w:r>
              <w:t>0.1</w:t>
            </w:r>
          </w:p>
        </w:tc>
        <w:tc>
          <w:tcPr>
            <w:tcW w:w="6050" w:type="dxa"/>
          </w:tcPr>
          <w:p w14:paraId="7D1B7B76" w14:textId="77777777" w:rsidR="002960BE" w:rsidRDefault="002960BE" w:rsidP="0040214C">
            <w:r>
              <w:t>Turn right onto Lincoln Trail. Wind up through the deep woods and easy curves in the trail.</w:t>
            </w:r>
          </w:p>
        </w:tc>
      </w:tr>
      <w:tr w:rsidR="002960BE" w14:paraId="62DF2283" w14:textId="77777777">
        <w:tc>
          <w:tcPr>
            <w:tcW w:w="1870" w:type="dxa"/>
          </w:tcPr>
          <w:p w14:paraId="4C0D703C" w14:textId="77777777" w:rsidR="002960BE" w:rsidRDefault="002960BE" w:rsidP="0040214C">
            <w:r>
              <w:t>0.8</w:t>
            </w:r>
          </w:p>
        </w:tc>
        <w:tc>
          <w:tcPr>
            <w:tcW w:w="6050" w:type="dxa"/>
          </w:tcPr>
          <w:p w14:paraId="3A978BE8" w14:textId="77777777" w:rsidR="002960BE" w:rsidRDefault="002960BE" w:rsidP="0040214C">
            <w:r>
              <w:t>Turn right onto Sharp Shin.</w:t>
            </w:r>
          </w:p>
        </w:tc>
      </w:tr>
      <w:tr w:rsidR="002960BE" w14:paraId="754C93CD" w14:textId="77777777">
        <w:tc>
          <w:tcPr>
            <w:tcW w:w="1870" w:type="dxa"/>
          </w:tcPr>
          <w:p w14:paraId="253BF6A0" w14:textId="77777777" w:rsidR="002960BE" w:rsidRDefault="002960BE" w:rsidP="0040214C">
            <w:r>
              <w:lastRenderedPageBreak/>
              <w:t>0.9</w:t>
            </w:r>
          </w:p>
        </w:tc>
        <w:tc>
          <w:tcPr>
            <w:tcW w:w="6050" w:type="dxa"/>
          </w:tcPr>
          <w:p w14:paraId="08711558" w14:textId="77777777" w:rsidR="002960BE" w:rsidRDefault="002960BE" w:rsidP="0040214C">
            <w:r>
              <w:t>Meet Sharps Ridge Memorial Park Drive. Turn left to walk along the side of the road toward the overlook, or, alternatively, head back to the start!</w:t>
            </w:r>
          </w:p>
        </w:tc>
      </w:tr>
      <w:tr w:rsidR="002960BE" w14:paraId="0E39FB45" w14:textId="77777777">
        <w:tc>
          <w:tcPr>
            <w:tcW w:w="1870" w:type="dxa"/>
          </w:tcPr>
          <w:p w14:paraId="15CF2094" w14:textId="77777777" w:rsidR="002960BE" w:rsidRDefault="002960BE" w:rsidP="0040214C">
            <w:r>
              <w:t>1.15</w:t>
            </w:r>
          </w:p>
        </w:tc>
        <w:tc>
          <w:tcPr>
            <w:tcW w:w="6050" w:type="dxa"/>
          </w:tcPr>
          <w:p w14:paraId="4621800B" w14:textId="77777777" w:rsidR="002960BE" w:rsidRDefault="002960BE" w:rsidP="0040214C">
            <w:r>
              <w:t>Overlook. See if you can spy the Sunsphere, Neyland Stadium, and the Smokies in the distance. Turn around to head back the way you came.</w:t>
            </w:r>
          </w:p>
        </w:tc>
      </w:tr>
      <w:tr w:rsidR="002960BE" w14:paraId="09614E6A" w14:textId="77777777">
        <w:tc>
          <w:tcPr>
            <w:tcW w:w="1870" w:type="dxa"/>
          </w:tcPr>
          <w:p w14:paraId="61692E4D" w14:textId="77777777" w:rsidR="002960BE" w:rsidRDefault="002960BE" w:rsidP="0040214C">
            <w:r>
              <w:t>1.4</w:t>
            </w:r>
          </w:p>
        </w:tc>
        <w:tc>
          <w:tcPr>
            <w:tcW w:w="6050" w:type="dxa"/>
          </w:tcPr>
          <w:p w14:paraId="1B222E92" w14:textId="77777777" w:rsidR="002960BE" w:rsidRDefault="002960BE" w:rsidP="0040214C">
            <w:r>
              <w:t>Turn right, back onto Sharp Shin.</w:t>
            </w:r>
          </w:p>
        </w:tc>
      </w:tr>
      <w:tr w:rsidR="002960BE" w14:paraId="4D971ACC" w14:textId="77777777">
        <w:tc>
          <w:tcPr>
            <w:tcW w:w="1870" w:type="dxa"/>
          </w:tcPr>
          <w:p w14:paraId="7509F4E6" w14:textId="77777777" w:rsidR="002960BE" w:rsidRDefault="002960BE" w:rsidP="0040214C">
            <w:r>
              <w:t>1.5</w:t>
            </w:r>
          </w:p>
        </w:tc>
        <w:tc>
          <w:tcPr>
            <w:tcW w:w="6050" w:type="dxa"/>
          </w:tcPr>
          <w:p w14:paraId="1A0504D5" w14:textId="77777777" w:rsidR="002960BE" w:rsidRDefault="002960BE" w:rsidP="0040214C">
            <w:r>
              <w:t>Turn left onto Lincoln Trail.</w:t>
            </w:r>
          </w:p>
        </w:tc>
      </w:tr>
      <w:tr w:rsidR="002960BE" w14:paraId="0CF5E760" w14:textId="77777777">
        <w:tc>
          <w:tcPr>
            <w:tcW w:w="1870" w:type="dxa"/>
          </w:tcPr>
          <w:p w14:paraId="38EBDF86" w14:textId="77777777" w:rsidR="002960BE" w:rsidRDefault="002960BE" w:rsidP="0040214C">
            <w:r>
              <w:t>2.2</w:t>
            </w:r>
          </w:p>
        </w:tc>
        <w:tc>
          <w:tcPr>
            <w:tcW w:w="6050" w:type="dxa"/>
          </w:tcPr>
          <w:p w14:paraId="4BEAE23C" w14:textId="77777777" w:rsidR="002960BE" w:rsidRDefault="002960BE" w:rsidP="0040214C">
            <w:r>
              <w:t>Turn left onto the Hanover Access Trail.</w:t>
            </w:r>
          </w:p>
        </w:tc>
      </w:tr>
      <w:tr w:rsidR="002960BE" w14:paraId="45446001" w14:textId="77777777">
        <w:tc>
          <w:tcPr>
            <w:tcW w:w="1870" w:type="dxa"/>
          </w:tcPr>
          <w:p w14:paraId="50B9FD9B" w14:textId="77777777" w:rsidR="002960BE" w:rsidRDefault="002960BE" w:rsidP="0040214C">
            <w:r>
              <w:t>2.3</w:t>
            </w:r>
          </w:p>
        </w:tc>
        <w:tc>
          <w:tcPr>
            <w:tcW w:w="6050" w:type="dxa"/>
          </w:tcPr>
          <w:p w14:paraId="0A42F1D6" w14:textId="1581F9DB" w:rsidR="002960BE" w:rsidRDefault="002960BE" w:rsidP="0040214C">
            <w:del w:id="279" w:author="Rosenberg, Joshua" w:date="2026-04-07T21:16:00Z" w16du:dateUtc="2026-04-08T02:16:00Z">
              <w:r w:rsidDel="00A018C2">
                <w:delText>Traihead</w:delText>
              </w:r>
            </w:del>
            <w:ins w:id="280" w:author="Rosenberg, Joshua" w:date="2026-04-07T21:16:00Z" w16du:dateUtc="2026-04-08T02:16:00Z">
              <w:r w:rsidR="00A018C2">
                <w:t>Trailhead</w:t>
              </w:r>
            </w:ins>
            <w:r>
              <w:t>.</w:t>
            </w:r>
          </w:p>
        </w:tc>
      </w:tr>
    </w:tbl>
    <w:p w14:paraId="3A3A45C7" w14:textId="77777777" w:rsidR="0040214C" w:rsidRDefault="0040214C">
      <w:pPr>
        <w:pStyle w:val="Heading3"/>
      </w:pPr>
    </w:p>
    <w:p w14:paraId="6B23E838" w14:textId="2100E412" w:rsidR="002960BE" w:rsidRDefault="002960BE" w:rsidP="0040214C">
      <w:pPr>
        <w:pStyle w:val="A-Head"/>
      </w:pPr>
      <w:r>
        <w:t>Nearby</w:t>
      </w:r>
    </w:p>
    <w:p w14:paraId="5B908EB9" w14:textId="77777777" w:rsidR="002960BE" w:rsidRDefault="002960BE" w:rsidP="0040214C">
      <w:r w:rsidRPr="0040214C">
        <w:rPr>
          <w:rStyle w:val="bold1"/>
        </w:rPr>
        <w:t>Grab a bite to eat at a nearby restaurant.</w:t>
      </w:r>
      <w:r>
        <w:t xml:space="preserve"> Favorite nearby spots include the fantastic Wild Love Bakehouse (1625 N Central St, Knoxville, TN 37917), the quick, inexpensive, tasty Taqueria La Herradura (2625 N Broadway, Knoxville, TN 37917), and Hard Knox Pizza Central (2300 N Central St, Knoxville, TN 37917).</w:t>
      </w:r>
    </w:p>
    <w:p w14:paraId="53C03C14" w14:textId="77777777" w:rsidR="002960BE" w:rsidRDefault="002960BE" w:rsidP="0040214C">
      <w:r w:rsidRPr="0040214C">
        <w:rPr>
          <w:rStyle w:val="bold1"/>
        </w:rPr>
        <w:t>Hike further or on other trails to keep the adventures rolling.</w:t>
      </w:r>
      <w:r>
        <w:t xml:space="preserve"> Sharp’s Ridge includes many other trails. A favorite starts at a different nearby parking area, immediately behind </w:t>
      </w:r>
      <w:r>
        <w:lastRenderedPageBreak/>
        <w:t>the Cherry Creek Apartments (navigate to 3404 Dill St, Knoxville, TN 37917). We like the Lincoln Trail, which is also an accessible mountain bike trail.</w:t>
      </w:r>
    </w:p>
    <w:bookmarkEnd w:id="277"/>
    <w:p w14:paraId="0DD2CD1B" w14:textId="7024CDD6" w:rsidR="002960BE" w:rsidRDefault="002960BE">
      <w:r>
        <w:br w:type="page"/>
      </w:r>
    </w:p>
    <w:p w14:paraId="27E960D1" w14:textId="5AFF5A2B" w:rsidR="002960BE" w:rsidRPr="00A71467" w:rsidRDefault="002960BE" w:rsidP="00A71467">
      <w:pPr>
        <w:pStyle w:val="ChapterTitle"/>
      </w:pPr>
      <w:bookmarkStart w:id="281" w:name="trail-11-norris-dam"/>
      <w:r w:rsidRPr="00A71467">
        <w:lastRenderedPageBreak/>
        <w:t>Norris Dam</w:t>
      </w:r>
    </w:p>
    <w:p w14:paraId="3F33FFA0" w14:textId="77777777" w:rsidR="002960BE" w:rsidRPr="00A71467" w:rsidRDefault="002960BE" w:rsidP="00A71467">
      <w:pPr>
        <w:rPr>
          <w:rStyle w:val="bold1"/>
        </w:rPr>
      </w:pPr>
      <w:r w:rsidRPr="00A71467">
        <w:rPr>
          <w:rStyle w:val="bold1"/>
        </w:rPr>
        <w:t>Figures included in this chapter:</w:t>
      </w:r>
    </w:p>
    <w:p w14:paraId="48E284D3" w14:textId="77777777" w:rsidR="002960BE" w:rsidRDefault="002960BE" w:rsidP="00A71467">
      <w:r>
        <w:t>trail-11-figure-01.jpg</w:t>
      </w:r>
    </w:p>
    <w:p w14:paraId="350E7B7A" w14:textId="77777777" w:rsidR="002960BE" w:rsidRDefault="002960BE" w:rsidP="00A71467">
      <w:r>
        <w:t>trail-11-map.jpeg</w:t>
      </w:r>
    </w:p>
    <w:p w14:paraId="5C9E05D6" w14:textId="629BB53C" w:rsidR="00A71467" w:rsidDel="002F6951" w:rsidRDefault="00930CFB" w:rsidP="00A71467">
      <w:pPr>
        <w:rPr>
          <w:del w:id="282" w:author="Rosenberg, Joshua" w:date="2026-04-10T13:36:00Z" w16du:dateUtc="2026-04-10T17:36:00Z"/>
        </w:rPr>
      </w:pPr>
      <w:del w:id="283" w:author="Rosenberg, Joshua" w:date="2026-04-10T13:36:00Z" w16du:dateUtc="2026-04-10T17:36:00Z">
        <w:r w:rsidDel="002F6951">
          <w:delText xml:space="preserve">3.9 </w:delText>
        </w:r>
        <w:r w:rsidR="002960BE" w:rsidDel="002F6951">
          <w:delText>norris-dam.jpg</w:delText>
        </w:r>
      </w:del>
    </w:p>
    <w:p w14:paraId="33457BF0" w14:textId="77777777" w:rsidR="002960BE" w:rsidRDefault="002960BE" w:rsidP="00A71467">
      <w:pPr>
        <w:pStyle w:val="A-Head"/>
      </w:pPr>
      <w:r>
        <w:t>Overview</w:t>
      </w:r>
    </w:p>
    <w:p w14:paraId="0BB0729E" w14:textId="180D1337" w:rsidR="002960BE" w:rsidRDefault="002960BE" w:rsidP="00A71467">
      <w:r>
        <w:t xml:space="preserve">If you’re looking for a trail that </w:t>
      </w:r>
      <w:r w:rsidR="00A71467">
        <w:t xml:space="preserve">even the </w:t>
      </w:r>
      <w:r>
        <w:t xml:space="preserve">youngest walkers can </w:t>
      </w:r>
      <w:r w:rsidR="00A71467">
        <w:t>conquer</w:t>
      </w:r>
      <w:r>
        <w:t xml:space="preserve">, head north of Knoxville about 30 minutes and check out the Songbird trail at Norris Dam State Park. </w:t>
      </w:r>
      <w:ins w:id="284" w:author="Rosenberg, Joshua" w:date="2026-04-07T21:20:00Z">
        <w:r w:rsidR="001B55DD" w:rsidRPr="001B55DD">
          <w:t>Further, it's on a graded gravel path, like the Knox-Blount Greenway along the Tennessee River.</w:t>
        </w:r>
      </w:ins>
      <w:ins w:id="285" w:author="Rosenberg, Joshua" w:date="2026-04-07T21:21:00Z" w16du:dateUtc="2026-04-08T02:21:00Z">
        <w:r w:rsidR="001B55DD">
          <w:t xml:space="preserve"> </w:t>
        </w:r>
      </w:ins>
      <w:del w:id="286" w:author="Rosenberg, Joshua" w:date="2026-04-07T21:20:00Z" w16du:dateUtc="2026-04-08T02:20:00Z">
        <w:r w:rsidDel="001B55DD">
          <w:delText xml:space="preserve">Further, it’s on a graded gravel path. Like the Knox-Blount Greenway along the Tennessee River. </w:delText>
        </w:r>
      </w:del>
      <w:r>
        <w:t>You may be surprised by the variety and quantity of wildlife you see along the scenic Clinch River, which this hike invites you to enjoy as you stroll. This is a relaxing trail for a family outing that might end with a drive over Norris Dam or a stop for a bite and a drink at the nearby Clinch River Brewery. On warmer days, you’ll enjoy cooler temps at this riverside trail due to its location in the valley near water. For toddlers who are no longer happy in a stroller or backpack carrier, this hike would be a fun and rewarding challenge!</w:t>
      </w:r>
    </w:p>
    <w:p w14:paraId="7C034BF4" w14:textId="77777777" w:rsidR="00472E1A" w:rsidRDefault="00472E1A" w:rsidP="00A71467"/>
    <w:p w14:paraId="0B29D55E" w14:textId="77777777" w:rsidR="002960BE" w:rsidRDefault="002960BE" w:rsidP="00472E1A">
      <w:pPr>
        <w:pStyle w:val="A-Head"/>
      </w:pPr>
      <w:r>
        <w:t>Key Characteristics</w:t>
      </w:r>
    </w:p>
    <w:tbl>
      <w:tblPr>
        <w:tblStyle w:val="Table"/>
        <w:tblW w:w="5000" w:type="pct"/>
        <w:tblLayout w:type="fixed"/>
        <w:tblLook w:val="0020" w:firstRow="1" w:lastRow="0" w:firstColumn="0" w:lastColumn="0" w:noHBand="0" w:noVBand="0"/>
      </w:tblPr>
      <w:tblGrid>
        <w:gridCol w:w="3610"/>
        <w:gridCol w:w="5750"/>
      </w:tblGrid>
      <w:tr w:rsidR="002960BE" w14:paraId="38D90E5D" w14:textId="77777777" w:rsidTr="006D7473">
        <w:trPr>
          <w:cnfStyle w:val="100000000000" w:firstRow="1" w:lastRow="0" w:firstColumn="0" w:lastColumn="0" w:oddVBand="0" w:evenVBand="0" w:oddHBand="0" w:evenHBand="0" w:firstRowFirstColumn="0" w:firstRowLastColumn="0" w:lastRowFirstColumn="0" w:lastRowLastColumn="0"/>
          <w:tblHeader/>
        </w:trPr>
        <w:tc>
          <w:tcPr>
            <w:tcW w:w="3054" w:type="dxa"/>
          </w:tcPr>
          <w:p w14:paraId="5EEB32F1" w14:textId="77777777" w:rsidR="002960BE" w:rsidRPr="00472E1A" w:rsidRDefault="002960BE" w:rsidP="00472E1A">
            <w:pPr>
              <w:rPr>
                <w:rStyle w:val="bold1"/>
              </w:rPr>
            </w:pPr>
            <w:r w:rsidRPr="00472E1A">
              <w:rPr>
                <w:rStyle w:val="bold1"/>
              </w:rPr>
              <w:t>Characteristic</w:t>
            </w:r>
          </w:p>
        </w:tc>
        <w:tc>
          <w:tcPr>
            <w:tcW w:w="4865" w:type="dxa"/>
          </w:tcPr>
          <w:p w14:paraId="000E1F72" w14:textId="77777777" w:rsidR="002960BE" w:rsidRPr="00472E1A" w:rsidRDefault="002960BE" w:rsidP="00472E1A">
            <w:pPr>
              <w:rPr>
                <w:rStyle w:val="bold1"/>
              </w:rPr>
            </w:pPr>
            <w:r w:rsidRPr="00472E1A">
              <w:rPr>
                <w:rStyle w:val="bold1"/>
              </w:rPr>
              <w:t>Details</w:t>
            </w:r>
          </w:p>
        </w:tc>
      </w:tr>
      <w:tr w:rsidR="002960BE" w14:paraId="6F821634" w14:textId="77777777">
        <w:tc>
          <w:tcPr>
            <w:tcW w:w="3054" w:type="dxa"/>
          </w:tcPr>
          <w:p w14:paraId="7A08D73B" w14:textId="77777777" w:rsidR="002960BE" w:rsidRDefault="002960BE" w:rsidP="00472E1A">
            <w:r>
              <w:t>Time from Knoxville</w:t>
            </w:r>
          </w:p>
        </w:tc>
        <w:tc>
          <w:tcPr>
            <w:tcW w:w="4865" w:type="dxa"/>
          </w:tcPr>
          <w:p w14:paraId="4035EAEB" w14:textId="77777777" w:rsidR="002960BE" w:rsidRDefault="002960BE" w:rsidP="00472E1A">
            <w:r>
              <w:t>30 mins</w:t>
            </w:r>
          </w:p>
        </w:tc>
      </w:tr>
      <w:tr w:rsidR="002960BE" w14:paraId="042853D8" w14:textId="77777777">
        <w:tc>
          <w:tcPr>
            <w:tcW w:w="3054" w:type="dxa"/>
          </w:tcPr>
          <w:p w14:paraId="6C9ACB1D" w14:textId="77777777" w:rsidR="002960BE" w:rsidRDefault="002960BE" w:rsidP="00472E1A">
            <w:r>
              <w:t>Trail Distance (Miles)</w:t>
            </w:r>
          </w:p>
        </w:tc>
        <w:tc>
          <w:tcPr>
            <w:tcW w:w="4865" w:type="dxa"/>
          </w:tcPr>
          <w:p w14:paraId="096F0BE7" w14:textId="77777777" w:rsidR="002960BE" w:rsidRDefault="002960BE" w:rsidP="00472E1A">
            <w:r>
              <w:t>2.3</w:t>
            </w:r>
          </w:p>
        </w:tc>
      </w:tr>
      <w:tr w:rsidR="002960BE" w14:paraId="00BB1EE7" w14:textId="77777777">
        <w:tc>
          <w:tcPr>
            <w:tcW w:w="3054" w:type="dxa"/>
          </w:tcPr>
          <w:p w14:paraId="1A253E6B" w14:textId="77777777" w:rsidR="002960BE" w:rsidRDefault="002960BE" w:rsidP="00472E1A">
            <w:r>
              <w:t>Elevation Change</w:t>
            </w:r>
          </w:p>
        </w:tc>
        <w:tc>
          <w:tcPr>
            <w:tcW w:w="4865" w:type="dxa"/>
          </w:tcPr>
          <w:p w14:paraId="21D84426" w14:textId="77777777" w:rsidR="002960BE" w:rsidRDefault="002960BE" w:rsidP="00472E1A">
            <w:r>
              <w:t>Gentle</w:t>
            </w:r>
          </w:p>
        </w:tc>
      </w:tr>
      <w:tr w:rsidR="002960BE" w14:paraId="334884B7" w14:textId="77777777">
        <w:tc>
          <w:tcPr>
            <w:tcW w:w="3054" w:type="dxa"/>
          </w:tcPr>
          <w:p w14:paraId="259D4721" w14:textId="77777777" w:rsidR="002960BE" w:rsidRDefault="002960BE" w:rsidP="00472E1A">
            <w:r>
              <w:t>Pets</w:t>
            </w:r>
          </w:p>
        </w:tc>
        <w:tc>
          <w:tcPr>
            <w:tcW w:w="4865" w:type="dxa"/>
          </w:tcPr>
          <w:p w14:paraId="1DBE9435" w14:textId="77777777" w:rsidR="002960BE" w:rsidRDefault="002960BE" w:rsidP="00472E1A">
            <w:r>
              <w:t>Allowed on leash</w:t>
            </w:r>
          </w:p>
        </w:tc>
      </w:tr>
      <w:tr w:rsidR="002960BE" w14:paraId="0E6162FE" w14:textId="77777777">
        <w:tc>
          <w:tcPr>
            <w:tcW w:w="3054" w:type="dxa"/>
          </w:tcPr>
          <w:p w14:paraId="00183F4E" w14:textId="77777777" w:rsidR="002960BE" w:rsidRDefault="002960BE" w:rsidP="00472E1A">
            <w:r>
              <w:lastRenderedPageBreak/>
              <w:t>Parking Pass/Entrance Fee</w:t>
            </w:r>
          </w:p>
        </w:tc>
        <w:tc>
          <w:tcPr>
            <w:tcW w:w="4865" w:type="dxa"/>
          </w:tcPr>
          <w:p w14:paraId="3D4154DC" w14:textId="77777777" w:rsidR="002960BE" w:rsidRDefault="002960BE" w:rsidP="00472E1A">
            <w:r>
              <w:t>Not Required</w:t>
            </w:r>
          </w:p>
        </w:tc>
      </w:tr>
      <w:tr w:rsidR="002960BE" w14:paraId="201D093F" w14:textId="77777777">
        <w:tc>
          <w:tcPr>
            <w:tcW w:w="3054" w:type="dxa"/>
          </w:tcPr>
          <w:p w14:paraId="491F525C" w14:textId="77777777" w:rsidR="002960BE" w:rsidRDefault="002960BE" w:rsidP="00472E1A">
            <w:r>
              <w:t>Restroom(s)</w:t>
            </w:r>
          </w:p>
        </w:tc>
        <w:tc>
          <w:tcPr>
            <w:tcW w:w="4865" w:type="dxa"/>
          </w:tcPr>
          <w:p w14:paraId="51A77414" w14:textId="77777777" w:rsidR="002960BE" w:rsidRDefault="002960BE" w:rsidP="00472E1A">
            <w:r>
              <w:t>No</w:t>
            </w:r>
          </w:p>
        </w:tc>
      </w:tr>
      <w:tr w:rsidR="002960BE" w14:paraId="140705FB" w14:textId="77777777">
        <w:tc>
          <w:tcPr>
            <w:tcW w:w="3054" w:type="dxa"/>
          </w:tcPr>
          <w:p w14:paraId="14F87188" w14:textId="77777777" w:rsidR="002960BE" w:rsidRDefault="002960BE" w:rsidP="00472E1A">
            <w:r>
              <w:t>Best Ages</w:t>
            </w:r>
          </w:p>
        </w:tc>
        <w:tc>
          <w:tcPr>
            <w:tcW w:w="4865" w:type="dxa"/>
          </w:tcPr>
          <w:p w14:paraId="1A28385D" w14:textId="77777777" w:rsidR="002960BE" w:rsidRDefault="002960BE" w:rsidP="00472E1A">
            <w:r>
              <w:t>Little kids and Big kids</w:t>
            </w:r>
          </w:p>
        </w:tc>
      </w:tr>
      <w:tr w:rsidR="002960BE" w14:paraId="427648E8" w14:textId="77777777">
        <w:tc>
          <w:tcPr>
            <w:tcW w:w="3054" w:type="dxa"/>
          </w:tcPr>
          <w:p w14:paraId="6C7D1884" w14:textId="77777777" w:rsidR="002960BE" w:rsidRDefault="002960BE" w:rsidP="00472E1A">
            <w:r>
              <w:t>Accessibility</w:t>
            </w:r>
          </w:p>
        </w:tc>
        <w:tc>
          <w:tcPr>
            <w:tcW w:w="4865" w:type="dxa"/>
          </w:tcPr>
          <w:p w14:paraId="162271D9" w14:textId="77777777" w:rsidR="002960BE" w:rsidRDefault="002960BE" w:rsidP="00472E1A">
            <w:r>
              <w:t>Partially accessible (graded gravel path)</w:t>
            </w:r>
          </w:p>
        </w:tc>
      </w:tr>
    </w:tbl>
    <w:p w14:paraId="48DBC1E6" w14:textId="77777777" w:rsidR="00472E1A" w:rsidRDefault="00472E1A">
      <w:pPr>
        <w:pStyle w:val="Heading3"/>
      </w:pPr>
    </w:p>
    <w:p w14:paraId="4ED7B32A" w14:textId="7178F855" w:rsidR="002960BE" w:rsidRDefault="002960BE" w:rsidP="00472E1A">
      <w:pPr>
        <w:pStyle w:val="A-Head"/>
      </w:pPr>
      <w:r>
        <w:t>Directions to the Trailhead</w:t>
      </w:r>
    </w:p>
    <w:p w14:paraId="440125A7" w14:textId="77777777" w:rsidR="002960BE" w:rsidRDefault="002960BE" w:rsidP="00472E1A">
      <w:r>
        <w:t>Trailhead Address: Canoe Ramp by the Songbird Loop, 6W6G+R7 Rocky Top, Tennessee</w:t>
      </w:r>
    </w:p>
    <w:p w14:paraId="7B0E57DF" w14:textId="77777777" w:rsidR="002960BE" w:rsidRDefault="002960BE" w:rsidP="00472E1A">
      <w:r>
        <w:t>Trailhead GPS Coordinates: 36.21210, -84.07397</w:t>
      </w:r>
    </w:p>
    <w:p w14:paraId="704E0EE7" w14:textId="53EF7630" w:rsidR="002960BE" w:rsidRDefault="002960BE" w:rsidP="00472E1A">
      <w:pPr>
        <w:ind w:firstLine="720"/>
      </w:pPr>
      <w:r>
        <w:t>There are several possible trailheads. We chose to start this hike from a put</w:t>
      </w:r>
      <w:r w:rsidR="00472E1A">
        <w:t>-</w:t>
      </w:r>
      <w:r>
        <w:t>in spot for kayaks and canoes. In Google Maps, you can search the above address. Please note it uses a “Plus code” instead of a street address, as the canoe ramp does not have an address. This is immediately off Norris Fwy. (Highway 441).</w:t>
      </w:r>
    </w:p>
    <w:p w14:paraId="28F49A01" w14:textId="77777777" w:rsidR="00472E1A" w:rsidRDefault="00472E1A" w:rsidP="00472E1A">
      <w:pPr>
        <w:ind w:firstLine="720"/>
      </w:pPr>
    </w:p>
    <w:p w14:paraId="7D9EAEB9" w14:textId="77777777" w:rsidR="002960BE" w:rsidRPr="00472E1A" w:rsidRDefault="002960BE" w:rsidP="00472E1A">
      <w:pPr>
        <w:pStyle w:val="A-Head"/>
      </w:pPr>
      <w:r w:rsidRPr="00472E1A">
        <w:t>Trail Description</w:t>
      </w:r>
    </w:p>
    <w:tbl>
      <w:tblPr>
        <w:tblStyle w:val="Table"/>
        <w:tblW w:w="5000" w:type="pct"/>
        <w:tblLayout w:type="fixed"/>
        <w:tblLook w:val="0020" w:firstRow="1" w:lastRow="0" w:firstColumn="0" w:lastColumn="0" w:noHBand="0" w:noVBand="0"/>
      </w:tblPr>
      <w:tblGrid>
        <w:gridCol w:w="2210"/>
        <w:gridCol w:w="7150"/>
      </w:tblGrid>
      <w:tr w:rsidR="002960BE" w14:paraId="315EB35E" w14:textId="77777777" w:rsidTr="006D7473">
        <w:trPr>
          <w:cnfStyle w:val="100000000000" w:firstRow="1" w:lastRow="0" w:firstColumn="0" w:lastColumn="0" w:oddVBand="0" w:evenVBand="0" w:oddHBand="0" w:evenHBand="0" w:firstRowFirstColumn="0" w:firstRowLastColumn="0" w:lastRowFirstColumn="0" w:lastRowLastColumn="0"/>
          <w:tblHeader/>
        </w:trPr>
        <w:tc>
          <w:tcPr>
            <w:tcW w:w="1870" w:type="dxa"/>
          </w:tcPr>
          <w:p w14:paraId="4BA1E452" w14:textId="77777777" w:rsidR="002960BE" w:rsidRPr="00472E1A" w:rsidRDefault="002960BE" w:rsidP="00472E1A">
            <w:pPr>
              <w:rPr>
                <w:rStyle w:val="bold1"/>
              </w:rPr>
            </w:pPr>
            <w:r w:rsidRPr="00472E1A">
              <w:rPr>
                <w:rStyle w:val="bold1"/>
              </w:rPr>
              <w:t>Distance from Start</w:t>
            </w:r>
          </w:p>
        </w:tc>
        <w:tc>
          <w:tcPr>
            <w:tcW w:w="6050" w:type="dxa"/>
          </w:tcPr>
          <w:p w14:paraId="1CC0F409" w14:textId="77777777" w:rsidR="002960BE" w:rsidRPr="00472E1A" w:rsidRDefault="002960BE" w:rsidP="00472E1A">
            <w:pPr>
              <w:rPr>
                <w:rStyle w:val="bold1"/>
              </w:rPr>
            </w:pPr>
            <w:r w:rsidRPr="00472E1A">
              <w:rPr>
                <w:rStyle w:val="bold1"/>
              </w:rPr>
              <w:t>Description</w:t>
            </w:r>
          </w:p>
        </w:tc>
      </w:tr>
      <w:tr w:rsidR="002960BE" w14:paraId="5BF7DE6D" w14:textId="77777777">
        <w:tc>
          <w:tcPr>
            <w:tcW w:w="1870" w:type="dxa"/>
          </w:tcPr>
          <w:p w14:paraId="1913FC89" w14:textId="77777777" w:rsidR="002960BE" w:rsidRDefault="002960BE" w:rsidP="00472E1A">
            <w:r>
              <w:t>0.0</w:t>
            </w:r>
          </w:p>
        </w:tc>
        <w:tc>
          <w:tcPr>
            <w:tcW w:w="6050" w:type="dxa"/>
          </w:tcPr>
          <w:p w14:paraId="2ECBD003" w14:textId="77777777" w:rsidR="002960BE" w:rsidRDefault="002960BE" w:rsidP="00472E1A">
            <w:r>
              <w:t>Cross a short bridge over Clear Creek.</w:t>
            </w:r>
          </w:p>
        </w:tc>
      </w:tr>
      <w:tr w:rsidR="002960BE" w14:paraId="48BEC04E" w14:textId="77777777">
        <w:tc>
          <w:tcPr>
            <w:tcW w:w="1870" w:type="dxa"/>
          </w:tcPr>
          <w:p w14:paraId="4F1CE58C" w14:textId="77777777" w:rsidR="002960BE" w:rsidRDefault="002960BE" w:rsidP="00472E1A">
            <w:r>
              <w:t>0.05</w:t>
            </w:r>
          </w:p>
        </w:tc>
        <w:tc>
          <w:tcPr>
            <w:tcW w:w="6050" w:type="dxa"/>
          </w:tcPr>
          <w:p w14:paraId="229EFF8E" w14:textId="57225288" w:rsidR="002960BE" w:rsidRDefault="002960BE" w:rsidP="00472E1A">
            <w:r>
              <w:t xml:space="preserve">Turn right (though, it is a loop and you may choose to go the </w:t>
            </w:r>
            <w:del w:id="287" w:author="Rosenberg, Joshua" w:date="2026-04-07T21:13:00Z" w16du:dateUtc="2026-04-08T02:13:00Z">
              <w:r w:rsidDel="00AA432C">
                <w:delText xml:space="preserve">other </w:delText>
              </w:r>
            </w:del>
            <w:r>
              <w:t>other way).</w:t>
            </w:r>
          </w:p>
        </w:tc>
      </w:tr>
      <w:tr w:rsidR="002960BE" w14:paraId="17CDFE94" w14:textId="77777777">
        <w:tc>
          <w:tcPr>
            <w:tcW w:w="1870" w:type="dxa"/>
          </w:tcPr>
          <w:p w14:paraId="58E44262" w14:textId="77777777" w:rsidR="002960BE" w:rsidRDefault="002960BE" w:rsidP="00472E1A">
            <w:r>
              <w:t>0.3</w:t>
            </w:r>
          </w:p>
        </w:tc>
        <w:tc>
          <w:tcPr>
            <w:tcW w:w="6050" w:type="dxa"/>
          </w:tcPr>
          <w:p w14:paraId="47D37F78" w14:textId="77777777" w:rsidR="002960BE" w:rsidRDefault="002960BE" w:rsidP="00472E1A">
            <w:r>
              <w:t>Cross a short bridge.</w:t>
            </w:r>
          </w:p>
        </w:tc>
      </w:tr>
      <w:tr w:rsidR="002960BE" w14:paraId="3D387E65" w14:textId="77777777">
        <w:tc>
          <w:tcPr>
            <w:tcW w:w="1870" w:type="dxa"/>
          </w:tcPr>
          <w:p w14:paraId="54AC4164" w14:textId="77777777" w:rsidR="002960BE" w:rsidRDefault="002960BE" w:rsidP="00472E1A">
            <w:r>
              <w:lastRenderedPageBreak/>
              <w:t>1.0</w:t>
            </w:r>
          </w:p>
        </w:tc>
        <w:tc>
          <w:tcPr>
            <w:tcW w:w="6050" w:type="dxa"/>
          </w:tcPr>
          <w:p w14:paraId="6F557A0F" w14:textId="77777777" w:rsidR="002960BE" w:rsidRDefault="002960BE" w:rsidP="00472E1A">
            <w:r>
              <w:t>Turn left, toward the river, remaining on the same trail.</w:t>
            </w:r>
          </w:p>
        </w:tc>
      </w:tr>
      <w:tr w:rsidR="002960BE" w14:paraId="4B1B07C0" w14:textId="77777777">
        <w:tc>
          <w:tcPr>
            <w:tcW w:w="1870" w:type="dxa"/>
          </w:tcPr>
          <w:p w14:paraId="3B55C694" w14:textId="77777777" w:rsidR="002960BE" w:rsidRDefault="002960BE" w:rsidP="00472E1A">
            <w:r>
              <w:t>1.05</w:t>
            </w:r>
          </w:p>
        </w:tc>
        <w:tc>
          <w:tcPr>
            <w:tcW w:w="6050" w:type="dxa"/>
          </w:tcPr>
          <w:p w14:paraId="64AFE618" w14:textId="77777777" w:rsidR="002960BE" w:rsidRDefault="002960BE" w:rsidP="00472E1A">
            <w:r>
              <w:t>Follow the trail back along the river.</w:t>
            </w:r>
          </w:p>
        </w:tc>
      </w:tr>
      <w:tr w:rsidR="002960BE" w14:paraId="4C9F09DC" w14:textId="77777777">
        <w:tc>
          <w:tcPr>
            <w:tcW w:w="1870" w:type="dxa"/>
          </w:tcPr>
          <w:p w14:paraId="67053334" w14:textId="77777777" w:rsidR="002960BE" w:rsidRDefault="002960BE" w:rsidP="00472E1A">
            <w:r>
              <w:t>2.3</w:t>
            </w:r>
          </w:p>
        </w:tc>
        <w:tc>
          <w:tcPr>
            <w:tcW w:w="6050" w:type="dxa"/>
          </w:tcPr>
          <w:p w14:paraId="4D8A45A8" w14:textId="77777777" w:rsidR="002960BE" w:rsidRDefault="002960BE" w:rsidP="00472E1A">
            <w:r>
              <w:t>Trailhead.</w:t>
            </w:r>
          </w:p>
        </w:tc>
      </w:tr>
    </w:tbl>
    <w:p w14:paraId="5DC5C736" w14:textId="77777777" w:rsidR="00472E1A" w:rsidRDefault="00472E1A">
      <w:pPr>
        <w:pStyle w:val="Heading3"/>
      </w:pPr>
    </w:p>
    <w:p w14:paraId="0C4A0FDF" w14:textId="7E06966D" w:rsidR="002960BE" w:rsidRPr="00472E1A" w:rsidRDefault="002960BE" w:rsidP="00472E1A">
      <w:pPr>
        <w:pStyle w:val="A-Head"/>
      </w:pPr>
      <w:r w:rsidRPr="00472E1A">
        <w:t>Nearby</w:t>
      </w:r>
    </w:p>
    <w:p w14:paraId="104F946A" w14:textId="229AB082" w:rsidR="002960BE" w:rsidRDefault="002960BE" w:rsidP="00472E1A">
      <w:r w:rsidRPr="00472E1A">
        <w:rPr>
          <w:rStyle w:val="bold1"/>
        </w:rPr>
        <w:t xml:space="preserve">Grab a bite and a drink </w:t>
      </w:r>
      <w:ins w:id="288" w:author="Rosenberg, Joshua" w:date="2026-04-07T21:18:00Z" w16du:dateUtc="2026-04-08T02:18:00Z">
        <w:r w:rsidR="002E4C1A">
          <w:rPr>
            <w:rStyle w:val="bold1"/>
          </w:rPr>
          <w:t xml:space="preserve">at </w:t>
        </w:r>
      </w:ins>
      <w:r w:rsidRPr="00472E1A">
        <w:rPr>
          <w:rStyle w:val="bold1"/>
        </w:rPr>
        <w:t>Clinch River Brewery.</w:t>
      </w:r>
      <w:r>
        <w:t xml:space="preserve"> Clinch River Brewing (2045 Norris Fwy, Norris, TN 37828) is not within the boundaries of the Norris Dam State Park—but it’s very close to the trailhead and is a fun place to stop for lunch or dinner before or after a hike.</w:t>
      </w:r>
    </w:p>
    <w:p w14:paraId="57FD550A" w14:textId="791ABCA3" w:rsidR="002960BE" w:rsidRDefault="002960BE" w:rsidP="00472E1A">
      <w:r w:rsidRPr="00472E1A">
        <w:rPr>
          <w:rStyle w:val="bold1"/>
        </w:rPr>
        <w:t>Check out the Norris Dam, which has been in operation since the mid-1930s.</w:t>
      </w:r>
      <w:r>
        <w:t xml:space="preserve"> Stop at the TVA Norris Dam Visitor Center on the same side of the Clinch River as this hike—or drive across and back over the dam for an otherworldly experience!</w:t>
      </w:r>
    </w:p>
    <w:bookmarkEnd w:id="281"/>
    <w:p w14:paraId="4EF99044" w14:textId="1759C46A" w:rsidR="002960BE" w:rsidRDefault="002960BE">
      <w:r>
        <w:br w:type="page"/>
      </w:r>
    </w:p>
    <w:p w14:paraId="21129DC6" w14:textId="21B250C7" w:rsidR="002960BE" w:rsidRDefault="002960BE" w:rsidP="00993038">
      <w:pPr>
        <w:pStyle w:val="ChapterTitle"/>
      </w:pPr>
      <w:bookmarkStart w:id="289" w:name="trail-12-house-mountain"/>
      <w:r>
        <w:lastRenderedPageBreak/>
        <w:t>House Mountain</w:t>
      </w:r>
    </w:p>
    <w:p w14:paraId="623B810E" w14:textId="77777777" w:rsidR="002960BE" w:rsidRPr="002C5C3A" w:rsidRDefault="002960BE" w:rsidP="002C5C3A">
      <w:pPr>
        <w:rPr>
          <w:rStyle w:val="bold1"/>
        </w:rPr>
      </w:pPr>
      <w:r w:rsidRPr="002C5C3A">
        <w:rPr>
          <w:rStyle w:val="bold1"/>
        </w:rPr>
        <w:t>Figures included in this chapter:</w:t>
      </w:r>
    </w:p>
    <w:p w14:paraId="1FD2E4E8" w14:textId="77777777" w:rsidR="002960BE" w:rsidRDefault="002960BE" w:rsidP="002C5C3A">
      <w:r>
        <w:t>trail-12-figure-01.jpg</w:t>
      </w:r>
    </w:p>
    <w:p w14:paraId="78A4648E" w14:textId="77777777" w:rsidR="002960BE" w:rsidRDefault="002960BE" w:rsidP="002C5C3A">
      <w:r>
        <w:t>trail-12-map.jpeg</w:t>
      </w:r>
    </w:p>
    <w:p w14:paraId="5C990A49" w14:textId="2AC03028" w:rsidR="002C5C3A" w:rsidRDefault="002960BE" w:rsidP="002C5C3A">
      <w:r>
        <w:t>trail-12-figure-02.jpg</w:t>
      </w:r>
    </w:p>
    <w:p w14:paraId="3F8B2C14" w14:textId="77777777" w:rsidR="002960BE" w:rsidRPr="002C5C3A" w:rsidRDefault="002960BE" w:rsidP="002C5C3A">
      <w:pPr>
        <w:pStyle w:val="A-Head"/>
      </w:pPr>
      <w:r w:rsidRPr="002C5C3A">
        <w:t>Overview</w:t>
      </w:r>
    </w:p>
    <w:p w14:paraId="5926D960" w14:textId="3AEE89F7" w:rsidR="002960BE" w:rsidRDefault="002960BE" w:rsidP="002C5C3A">
      <w:r>
        <w:t xml:space="preserve">This hike is not for the faint of heart! Perhaps this comes as a surprise given its proximity to Knoxville, but this hike features significant elevation change, rocky and uneven terrain, and even sections where it is unclear where the trail goes. If you have littles that need to be carried, we recommend waiting to tackle this hike (Katie carried our oldest in a baby carrier up this hike when he was a baby and will tell you she doesn’t have fond memories of this hike). This one always challenges us, but the flip side is that House Mountain offers a hike that is very rewarding and challenging </w:t>
      </w:r>
      <w:del w:id="290" w:author="Rosenberg, Joshua" w:date="2026-04-07T21:17:00Z" w16du:dateUtc="2026-04-08T02:17:00Z">
        <w:r w:rsidDel="00B50F2F">
          <w:delText xml:space="preserve">hike </w:delText>
        </w:r>
      </w:del>
      <w:r>
        <w:t>closer to home than you would expect. The trail climbs up House Mountain from the west, reaching the West Overlook before heading down to complete the loop.</w:t>
      </w:r>
    </w:p>
    <w:p w14:paraId="28E43243" w14:textId="77777777" w:rsidR="002C5C3A" w:rsidRDefault="002C5C3A" w:rsidP="002C5C3A"/>
    <w:p w14:paraId="426E171C" w14:textId="77777777" w:rsidR="002960BE" w:rsidRDefault="002960BE" w:rsidP="002C5C3A">
      <w:pPr>
        <w:pStyle w:val="A-Head"/>
      </w:pPr>
      <w:r>
        <w:t>Key Characteristics</w:t>
      </w:r>
    </w:p>
    <w:tbl>
      <w:tblPr>
        <w:tblStyle w:val="Table"/>
        <w:tblW w:w="0" w:type="auto"/>
        <w:tblLook w:val="0020" w:firstRow="1" w:lastRow="0" w:firstColumn="0" w:lastColumn="0" w:noHBand="0" w:noVBand="0"/>
      </w:tblPr>
      <w:tblGrid>
        <w:gridCol w:w="2978"/>
        <w:gridCol w:w="2251"/>
      </w:tblGrid>
      <w:tr w:rsidR="002960BE" w14:paraId="3B761AC6" w14:textId="77777777" w:rsidTr="00374598">
        <w:trPr>
          <w:cnfStyle w:val="100000000000" w:firstRow="1" w:lastRow="0" w:firstColumn="0" w:lastColumn="0" w:oddVBand="0" w:evenVBand="0" w:oddHBand="0" w:evenHBand="0" w:firstRowFirstColumn="0" w:firstRowLastColumn="0" w:lastRowFirstColumn="0" w:lastRowLastColumn="0"/>
          <w:tblHeader/>
        </w:trPr>
        <w:tc>
          <w:tcPr>
            <w:tcW w:w="0" w:type="auto"/>
          </w:tcPr>
          <w:p w14:paraId="147961D8" w14:textId="77777777" w:rsidR="002960BE" w:rsidRPr="002C5C3A" w:rsidRDefault="002960BE" w:rsidP="002C5C3A">
            <w:pPr>
              <w:rPr>
                <w:rStyle w:val="bold1"/>
              </w:rPr>
            </w:pPr>
            <w:r w:rsidRPr="002C5C3A">
              <w:rPr>
                <w:rStyle w:val="bold1"/>
              </w:rPr>
              <w:t>Characteristic</w:t>
            </w:r>
          </w:p>
        </w:tc>
        <w:tc>
          <w:tcPr>
            <w:tcW w:w="0" w:type="auto"/>
          </w:tcPr>
          <w:p w14:paraId="0FAB58B0" w14:textId="77777777" w:rsidR="002960BE" w:rsidRPr="002C5C3A" w:rsidRDefault="002960BE" w:rsidP="002C5C3A">
            <w:pPr>
              <w:rPr>
                <w:rStyle w:val="bold1"/>
              </w:rPr>
            </w:pPr>
            <w:r w:rsidRPr="002C5C3A">
              <w:rPr>
                <w:rStyle w:val="bold1"/>
              </w:rPr>
              <w:t>Details</w:t>
            </w:r>
          </w:p>
        </w:tc>
      </w:tr>
      <w:tr w:rsidR="002960BE" w14:paraId="3CE07E3D" w14:textId="77777777">
        <w:tc>
          <w:tcPr>
            <w:tcW w:w="0" w:type="auto"/>
          </w:tcPr>
          <w:p w14:paraId="3CEDF8AB" w14:textId="77777777" w:rsidR="002960BE" w:rsidRDefault="002960BE" w:rsidP="002C5C3A">
            <w:r>
              <w:t>Time from Knoxville</w:t>
            </w:r>
          </w:p>
        </w:tc>
        <w:tc>
          <w:tcPr>
            <w:tcW w:w="0" w:type="auto"/>
          </w:tcPr>
          <w:p w14:paraId="106990B1" w14:textId="77777777" w:rsidR="002960BE" w:rsidRDefault="002960BE" w:rsidP="002C5C3A">
            <w:r>
              <w:t>30 mins</w:t>
            </w:r>
          </w:p>
        </w:tc>
      </w:tr>
      <w:tr w:rsidR="002960BE" w14:paraId="59502542" w14:textId="77777777">
        <w:tc>
          <w:tcPr>
            <w:tcW w:w="0" w:type="auto"/>
          </w:tcPr>
          <w:p w14:paraId="0B57BCE2" w14:textId="77777777" w:rsidR="002960BE" w:rsidRDefault="002960BE" w:rsidP="002C5C3A">
            <w:r>
              <w:t>Trail Distance (Miles)</w:t>
            </w:r>
          </w:p>
        </w:tc>
        <w:tc>
          <w:tcPr>
            <w:tcW w:w="0" w:type="auto"/>
          </w:tcPr>
          <w:p w14:paraId="3FF5F1F5" w14:textId="059F79AE" w:rsidR="002960BE" w:rsidRDefault="002960BE" w:rsidP="002C5C3A">
            <w:r>
              <w:t>2.</w:t>
            </w:r>
            <w:ins w:id="291" w:author="Rosenberg, Joshua" w:date="2026-04-09T16:30:00Z" w16du:dateUtc="2026-04-09T21:30:00Z">
              <w:r w:rsidR="00A8784F">
                <w:t>3</w:t>
              </w:r>
            </w:ins>
            <w:del w:id="292" w:author="Rosenberg, Joshua" w:date="2026-04-09T16:30:00Z" w16du:dateUtc="2026-04-09T21:30:00Z">
              <w:r w:rsidDel="00A8784F">
                <w:delText>5</w:delText>
              </w:r>
            </w:del>
          </w:p>
        </w:tc>
      </w:tr>
      <w:tr w:rsidR="002960BE" w14:paraId="2B9994E5" w14:textId="77777777">
        <w:tc>
          <w:tcPr>
            <w:tcW w:w="0" w:type="auto"/>
          </w:tcPr>
          <w:p w14:paraId="72B24C56" w14:textId="77777777" w:rsidR="002960BE" w:rsidRDefault="002960BE" w:rsidP="002C5C3A">
            <w:r>
              <w:t>Elevation Change</w:t>
            </w:r>
          </w:p>
        </w:tc>
        <w:tc>
          <w:tcPr>
            <w:tcW w:w="0" w:type="auto"/>
          </w:tcPr>
          <w:p w14:paraId="3D2766A5" w14:textId="77777777" w:rsidR="002960BE" w:rsidRDefault="002960BE" w:rsidP="002C5C3A">
            <w:r>
              <w:t>Steep</w:t>
            </w:r>
          </w:p>
        </w:tc>
      </w:tr>
      <w:tr w:rsidR="002960BE" w14:paraId="3723C1A2" w14:textId="77777777">
        <w:tc>
          <w:tcPr>
            <w:tcW w:w="0" w:type="auto"/>
          </w:tcPr>
          <w:p w14:paraId="3DF1DD93" w14:textId="77777777" w:rsidR="002960BE" w:rsidRDefault="002960BE" w:rsidP="002C5C3A">
            <w:r>
              <w:lastRenderedPageBreak/>
              <w:t>Pets</w:t>
            </w:r>
          </w:p>
        </w:tc>
        <w:tc>
          <w:tcPr>
            <w:tcW w:w="0" w:type="auto"/>
          </w:tcPr>
          <w:p w14:paraId="02CE15B7" w14:textId="77777777" w:rsidR="002960BE" w:rsidRDefault="002960BE" w:rsidP="002C5C3A">
            <w:r>
              <w:t>Allowed on leash</w:t>
            </w:r>
          </w:p>
        </w:tc>
      </w:tr>
      <w:tr w:rsidR="002960BE" w14:paraId="7FAFB294" w14:textId="77777777">
        <w:tc>
          <w:tcPr>
            <w:tcW w:w="0" w:type="auto"/>
          </w:tcPr>
          <w:p w14:paraId="71C82783" w14:textId="77777777" w:rsidR="002960BE" w:rsidRDefault="002960BE" w:rsidP="002C5C3A">
            <w:r>
              <w:t>Parking Pass/Entrance Fee</w:t>
            </w:r>
          </w:p>
        </w:tc>
        <w:tc>
          <w:tcPr>
            <w:tcW w:w="0" w:type="auto"/>
          </w:tcPr>
          <w:p w14:paraId="26A0BE42" w14:textId="77777777" w:rsidR="002960BE" w:rsidRDefault="002960BE" w:rsidP="002C5C3A">
            <w:r>
              <w:t>Not Required</w:t>
            </w:r>
          </w:p>
        </w:tc>
      </w:tr>
      <w:tr w:rsidR="002960BE" w14:paraId="604A480B" w14:textId="77777777">
        <w:tc>
          <w:tcPr>
            <w:tcW w:w="0" w:type="auto"/>
          </w:tcPr>
          <w:p w14:paraId="1262D858" w14:textId="77777777" w:rsidR="002960BE" w:rsidRDefault="002960BE" w:rsidP="002C5C3A">
            <w:r>
              <w:t>Restroom(s)</w:t>
            </w:r>
          </w:p>
        </w:tc>
        <w:tc>
          <w:tcPr>
            <w:tcW w:w="0" w:type="auto"/>
          </w:tcPr>
          <w:p w14:paraId="7512761E" w14:textId="77777777" w:rsidR="002960BE" w:rsidRDefault="002960BE" w:rsidP="002C5C3A">
            <w:r>
              <w:t>No</w:t>
            </w:r>
          </w:p>
        </w:tc>
      </w:tr>
      <w:tr w:rsidR="002960BE" w14:paraId="26075422" w14:textId="77777777">
        <w:tc>
          <w:tcPr>
            <w:tcW w:w="0" w:type="auto"/>
          </w:tcPr>
          <w:p w14:paraId="1CBAC476" w14:textId="77777777" w:rsidR="002960BE" w:rsidRDefault="002960BE" w:rsidP="002C5C3A">
            <w:r>
              <w:t>Best Ages</w:t>
            </w:r>
          </w:p>
        </w:tc>
        <w:tc>
          <w:tcPr>
            <w:tcW w:w="0" w:type="auto"/>
          </w:tcPr>
          <w:p w14:paraId="440F9D03" w14:textId="77777777" w:rsidR="002960BE" w:rsidRDefault="002960BE" w:rsidP="002C5C3A">
            <w:r>
              <w:t>Pre-teens and older</w:t>
            </w:r>
          </w:p>
        </w:tc>
      </w:tr>
      <w:tr w:rsidR="002960BE" w14:paraId="7B765462" w14:textId="77777777">
        <w:tc>
          <w:tcPr>
            <w:tcW w:w="0" w:type="auto"/>
          </w:tcPr>
          <w:p w14:paraId="0233603E" w14:textId="77777777" w:rsidR="002960BE" w:rsidRDefault="002960BE" w:rsidP="002C5C3A">
            <w:r>
              <w:t>Accessibility</w:t>
            </w:r>
          </w:p>
        </w:tc>
        <w:tc>
          <w:tcPr>
            <w:tcW w:w="0" w:type="auto"/>
          </w:tcPr>
          <w:p w14:paraId="07FFCD5E" w14:textId="77777777" w:rsidR="002960BE" w:rsidRDefault="002960BE" w:rsidP="002C5C3A">
            <w:r>
              <w:t>Not accessible</w:t>
            </w:r>
          </w:p>
        </w:tc>
      </w:tr>
    </w:tbl>
    <w:p w14:paraId="219F9A9E" w14:textId="77777777" w:rsidR="002C5C3A" w:rsidRDefault="002C5C3A">
      <w:pPr>
        <w:pStyle w:val="Heading3"/>
      </w:pPr>
    </w:p>
    <w:p w14:paraId="05901E25" w14:textId="4361FFD0" w:rsidR="002960BE" w:rsidRPr="002C5C3A" w:rsidRDefault="002960BE" w:rsidP="002C5C3A">
      <w:pPr>
        <w:pStyle w:val="A-Head"/>
      </w:pPr>
      <w:r w:rsidRPr="002C5C3A">
        <w:t>Directions to the Trailhead</w:t>
      </w:r>
    </w:p>
    <w:p w14:paraId="04E120E0" w14:textId="77777777" w:rsidR="002960BE" w:rsidRDefault="002960BE" w:rsidP="002C5C3A">
      <w:r>
        <w:t>Trailhead Address: House Mountain Parking and Trailhead, 463P+WV Corryton, Tennessee</w:t>
      </w:r>
    </w:p>
    <w:p w14:paraId="4BB6E407" w14:textId="77777777" w:rsidR="002960BE" w:rsidRDefault="002960BE" w:rsidP="002C5C3A">
      <w:r>
        <w:t>Trailhead GPS Coordinates: 36.10483, -83.76276</w:t>
      </w:r>
    </w:p>
    <w:p w14:paraId="4256B24A" w14:textId="1AB675C6" w:rsidR="002960BE" w:rsidRDefault="002960BE" w:rsidP="002C5C3A">
      <w:pPr>
        <w:ind w:firstLine="720"/>
      </w:pPr>
      <w:r>
        <w:t>Park at the large parking area and look for the large</w:t>
      </w:r>
      <w:r w:rsidR="002C5C3A">
        <w:t>,</w:t>
      </w:r>
      <w:r>
        <w:t xml:space="preserve"> covered picnic area. The Connector Trail near the picnic area is where you’ll begin the hike.</w:t>
      </w:r>
    </w:p>
    <w:p w14:paraId="4C74B6B3" w14:textId="77777777" w:rsidR="00EE48D9" w:rsidRDefault="00EE48D9" w:rsidP="002C5C3A">
      <w:pPr>
        <w:ind w:firstLine="720"/>
      </w:pPr>
    </w:p>
    <w:p w14:paraId="1302A13E" w14:textId="77777777" w:rsidR="002960BE" w:rsidRDefault="002960BE" w:rsidP="00EE48D9">
      <w:pPr>
        <w:pStyle w:val="A-Head"/>
      </w:pPr>
      <w:r>
        <w:t>Trail Description</w:t>
      </w:r>
    </w:p>
    <w:tbl>
      <w:tblPr>
        <w:tblStyle w:val="Table"/>
        <w:tblW w:w="5000" w:type="pct"/>
        <w:tblLayout w:type="fixed"/>
        <w:tblLook w:val="0020" w:firstRow="1" w:lastRow="0" w:firstColumn="0" w:lastColumn="0" w:noHBand="0" w:noVBand="0"/>
      </w:tblPr>
      <w:tblGrid>
        <w:gridCol w:w="2470"/>
        <w:gridCol w:w="6890"/>
      </w:tblGrid>
      <w:tr w:rsidR="002960BE" w14:paraId="0F850ADB" w14:textId="77777777" w:rsidTr="00374598">
        <w:trPr>
          <w:cnfStyle w:val="100000000000" w:firstRow="1" w:lastRow="0" w:firstColumn="0" w:lastColumn="0" w:oddVBand="0" w:evenVBand="0" w:oddHBand="0" w:evenHBand="0" w:firstRowFirstColumn="0" w:firstRowLastColumn="0" w:lastRowFirstColumn="0" w:lastRowLastColumn="0"/>
          <w:tblHeader/>
        </w:trPr>
        <w:tc>
          <w:tcPr>
            <w:tcW w:w="2090" w:type="dxa"/>
          </w:tcPr>
          <w:p w14:paraId="66F091A0" w14:textId="77777777" w:rsidR="002960BE" w:rsidRPr="00EE48D9" w:rsidRDefault="002960BE" w:rsidP="00EE48D9">
            <w:pPr>
              <w:rPr>
                <w:rStyle w:val="bold1"/>
              </w:rPr>
            </w:pPr>
            <w:r w:rsidRPr="00EE48D9">
              <w:rPr>
                <w:rStyle w:val="bold1"/>
              </w:rPr>
              <w:t>Distance from Start</w:t>
            </w:r>
          </w:p>
        </w:tc>
        <w:tc>
          <w:tcPr>
            <w:tcW w:w="5830" w:type="dxa"/>
          </w:tcPr>
          <w:p w14:paraId="360F999E" w14:textId="77777777" w:rsidR="002960BE" w:rsidRPr="00EE48D9" w:rsidRDefault="002960BE" w:rsidP="00EE48D9">
            <w:pPr>
              <w:rPr>
                <w:rStyle w:val="bold1"/>
              </w:rPr>
            </w:pPr>
            <w:r w:rsidRPr="00EE48D9">
              <w:rPr>
                <w:rStyle w:val="bold1"/>
              </w:rPr>
              <w:t>Description</w:t>
            </w:r>
          </w:p>
        </w:tc>
      </w:tr>
      <w:tr w:rsidR="002960BE" w14:paraId="46F4C1D3" w14:textId="77777777">
        <w:tc>
          <w:tcPr>
            <w:tcW w:w="2090" w:type="dxa"/>
          </w:tcPr>
          <w:p w14:paraId="7DFE3FD5" w14:textId="77777777" w:rsidR="002960BE" w:rsidRDefault="002960BE" w:rsidP="00EE48D9">
            <w:r>
              <w:t>0.0</w:t>
            </w:r>
          </w:p>
        </w:tc>
        <w:tc>
          <w:tcPr>
            <w:tcW w:w="5830" w:type="dxa"/>
          </w:tcPr>
          <w:p w14:paraId="1DE3CB23" w14:textId="77777777" w:rsidR="002960BE" w:rsidRDefault="002960BE" w:rsidP="00EE48D9">
            <w:r>
              <w:t>Start on the Connector Trail.</w:t>
            </w:r>
          </w:p>
        </w:tc>
      </w:tr>
      <w:tr w:rsidR="002960BE" w14:paraId="16F38693" w14:textId="77777777">
        <w:tc>
          <w:tcPr>
            <w:tcW w:w="2090" w:type="dxa"/>
          </w:tcPr>
          <w:p w14:paraId="36BC99C3" w14:textId="77777777" w:rsidR="002960BE" w:rsidRDefault="002960BE" w:rsidP="00EE48D9">
            <w:r>
              <w:t>0.1</w:t>
            </w:r>
          </w:p>
        </w:tc>
        <w:tc>
          <w:tcPr>
            <w:tcW w:w="5830" w:type="dxa"/>
          </w:tcPr>
          <w:p w14:paraId="7C63AD12" w14:textId="77777777" w:rsidR="002960BE" w:rsidRDefault="002960BE" w:rsidP="00EE48D9">
            <w:r>
              <w:t>Turn left onto the West Overlook Trail and begin your ascent.</w:t>
            </w:r>
          </w:p>
        </w:tc>
      </w:tr>
      <w:tr w:rsidR="002960BE" w14:paraId="4023C852" w14:textId="77777777">
        <w:tc>
          <w:tcPr>
            <w:tcW w:w="2090" w:type="dxa"/>
          </w:tcPr>
          <w:p w14:paraId="177E729F" w14:textId="77777777" w:rsidR="002960BE" w:rsidRDefault="002960BE" w:rsidP="00EE48D9">
            <w:r>
              <w:t>0.85</w:t>
            </w:r>
          </w:p>
        </w:tc>
        <w:tc>
          <w:tcPr>
            <w:tcW w:w="5830" w:type="dxa"/>
          </w:tcPr>
          <w:p w14:paraId="69000098" w14:textId="77777777" w:rsidR="002960BE" w:rsidRDefault="002960BE" w:rsidP="00EE48D9">
            <w:r>
              <w:t>Rocky prominence. The trail changes here to the Crest Trail and flattens.</w:t>
            </w:r>
          </w:p>
        </w:tc>
      </w:tr>
      <w:tr w:rsidR="002960BE" w14:paraId="20444325" w14:textId="77777777">
        <w:tc>
          <w:tcPr>
            <w:tcW w:w="2090" w:type="dxa"/>
          </w:tcPr>
          <w:p w14:paraId="37C8CA5B" w14:textId="77777777" w:rsidR="002960BE" w:rsidRDefault="002960BE" w:rsidP="00EE48D9">
            <w:r>
              <w:t>1.25</w:t>
            </w:r>
          </w:p>
        </w:tc>
        <w:tc>
          <w:tcPr>
            <w:tcW w:w="5830" w:type="dxa"/>
          </w:tcPr>
          <w:p w14:paraId="2D07D35C" w14:textId="77777777" w:rsidR="002960BE" w:rsidRDefault="002960BE" w:rsidP="00EE48D9">
            <w:r>
              <w:t>Reach the West Overlook. Continue on the Crest Trail. Optionally, this is a suitable turn-around spot.</w:t>
            </w:r>
          </w:p>
        </w:tc>
      </w:tr>
      <w:tr w:rsidR="002960BE" w14:paraId="716E43A5" w14:textId="77777777">
        <w:tc>
          <w:tcPr>
            <w:tcW w:w="2090" w:type="dxa"/>
          </w:tcPr>
          <w:p w14:paraId="75D0AA4B" w14:textId="77777777" w:rsidR="002960BE" w:rsidRDefault="002960BE" w:rsidP="00EE48D9">
            <w:r>
              <w:lastRenderedPageBreak/>
              <w:t>1.6</w:t>
            </w:r>
          </w:p>
        </w:tc>
        <w:tc>
          <w:tcPr>
            <w:tcW w:w="5830" w:type="dxa"/>
          </w:tcPr>
          <w:p w14:paraId="612206DD" w14:textId="77777777" w:rsidR="002960BE" w:rsidRDefault="002960BE" w:rsidP="00EE48D9">
            <w:r>
              <w:t>Intersection with the East Overlook Trail. Turn right.</w:t>
            </w:r>
          </w:p>
        </w:tc>
      </w:tr>
      <w:tr w:rsidR="002960BE" w14:paraId="1AF06A1E" w14:textId="77777777">
        <w:tc>
          <w:tcPr>
            <w:tcW w:w="2090" w:type="dxa"/>
          </w:tcPr>
          <w:p w14:paraId="2E25F858" w14:textId="77777777" w:rsidR="002960BE" w:rsidRDefault="002960BE" w:rsidP="00EE48D9">
            <w:r>
              <w:t>1.7</w:t>
            </w:r>
          </w:p>
        </w:tc>
        <w:tc>
          <w:tcPr>
            <w:tcW w:w="5830" w:type="dxa"/>
          </w:tcPr>
          <w:p w14:paraId="01B514ED" w14:textId="77777777" w:rsidR="002960BE" w:rsidRDefault="002960BE" w:rsidP="00EE48D9">
            <w:r>
              <w:t>Steep descent.</w:t>
            </w:r>
          </w:p>
        </w:tc>
      </w:tr>
      <w:tr w:rsidR="002960BE" w14:paraId="7E90F685" w14:textId="77777777">
        <w:tc>
          <w:tcPr>
            <w:tcW w:w="2090" w:type="dxa"/>
          </w:tcPr>
          <w:p w14:paraId="1423C636" w14:textId="77777777" w:rsidR="002960BE" w:rsidRDefault="002960BE" w:rsidP="00EE48D9">
            <w:r>
              <w:t>2.0</w:t>
            </w:r>
          </w:p>
        </w:tc>
        <w:tc>
          <w:tcPr>
            <w:tcW w:w="5830" w:type="dxa"/>
          </w:tcPr>
          <w:p w14:paraId="3B77D0C5" w14:textId="77777777" w:rsidR="002960BE" w:rsidRDefault="002960BE" w:rsidP="00EE48D9">
            <w:r>
              <w:t>Trail levels out, and the descent becomes more gradual and winding.</w:t>
            </w:r>
          </w:p>
        </w:tc>
      </w:tr>
      <w:tr w:rsidR="002960BE" w14:paraId="7617CBC3" w14:textId="77777777">
        <w:tc>
          <w:tcPr>
            <w:tcW w:w="2090" w:type="dxa"/>
          </w:tcPr>
          <w:p w14:paraId="1A4E4E2B" w14:textId="77777777" w:rsidR="002960BE" w:rsidRDefault="002960BE" w:rsidP="00EE48D9">
            <w:r>
              <w:t>2.3</w:t>
            </w:r>
          </w:p>
        </w:tc>
        <w:tc>
          <w:tcPr>
            <w:tcW w:w="5830" w:type="dxa"/>
          </w:tcPr>
          <w:p w14:paraId="49199938" w14:textId="77777777" w:rsidR="002960BE" w:rsidRDefault="002960BE" w:rsidP="00EE48D9">
            <w:r>
              <w:t>Trailhead.</w:t>
            </w:r>
          </w:p>
        </w:tc>
      </w:tr>
    </w:tbl>
    <w:p w14:paraId="1406A6A0" w14:textId="77777777" w:rsidR="00EE48D9" w:rsidRDefault="00EE48D9">
      <w:pPr>
        <w:pStyle w:val="Heading3"/>
      </w:pPr>
    </w:p>
    <w:p w14:paraId="09F0F08E" w14:textId="7CEC65B4" w:rsidR="002960BE" w:rsidRDefault="002960BE" w:rsidP="00EE48D9">
      <w:pPr>
        <w:pStyle w:val="A-Head"/>
      </w:pPr>
      <w:r>
        <w:t>Nearby</w:t>
      </w:r>
    </w:p>
    <w:p w14:paraId="7B491CAC" w14:textId="309F712F" w:rsidR="002960BE" w:rsidRDefault="002960BE" w:rsidP="00EE48D9">
      <w:r w:rsidRPr="00EE48D9">
        <w:rPr>
          <w:rStyle w:val="bold1"/>
        </w:rPr>
        <w:t>Spend some time at Zoo Knoxville on the way home.</w:t>
      </w:r>
      <w:r>
        <w:t xml:space="preserve"> Zoo Knoxville (3500 Knoxville Zoo Dr, Knoxville, TN 37914) is accessible from I-40 on the way to House Mountain for those traveling from Knoxville or west of the city </w:t>
      </w:r>
      <w:r w:rsidR="00EE48D9">
        <w:t>center, and</w:t>
      </w:r>
      <w:r>
        <w:t xml:space="preserve"> </w:t>
      </w:r>
      <w:r w:rsidR="00EE48D9">
        <w:t xml:space="preserve">it </w:t>
      </w:r>
      <w:r>
        <w:t>is a fantastic place to spend half a day (or longer)! It is one of our family’s favorite spots.</w:t>
      </w:r>
    </w:p>
    <w:bookmarkEnd w:id="289"/>
    <w:p w14:paraId="69D0E674" w14:textId="73A54A75" w:rsidR="002960BE" w:rsidRDefault="002960BE">
      <w:r>
        <w:br w:type="page"/>
      </w:r>
    </w:p>
    <w:p w14:paraId="160F9110" w14:textId="3D11C5E7" w:rsidR="002960BE" w:rsidDel="007A6545" w:rsidRDefault="002960BE" w:rsidP="00586C4F">
      <w:pPr>
        <w:pStyle w:val="ChapterTitle"/>
        <w:rPr>
          <w:del w:id="293" w:author="Rosenberg, Joshua" w:date="2026-04-10T09:43:00Z" w16du:dateUtc="2026-04-10T13:43:00Z"/>
        </w:rPr>
      </w:pPr>
      <w:bookmarkStart w:id="294" w:name="trail-13-aspire-park"/>
      <w:del w:id="295" w:author="Rosenberg, Joshua" w:date="2026-04-10T09:43:00Z" w16du:dateUtc="2026-04-10T13:43:00Z">
        <w:r w:rsidDel="007A6545">
          <w:lastRenderedPageBreak/>
          <w:delText>Aspire Park</w:delText>
        </w:r>
      </w:del>
    </w:p>
    <w:p w14:paraId="6E3CD785" w14:textId="11C1DFCF" w:rsidR="002960BE" w:rsidRPr="00586C4F" w:rsidDel="007A6545" w:rsidRDefault="002960BE" w:rsidP="00586C4F">
      <w:pPr>
        <w:rPr>
          <w:del w:id="296" w:author="Rosenberg, Joshua" w:date="2026-04-10T09:43:00Z" w16du:dateUtc="2026-04-10T13:43:00Z"/>
          <w:rStyle w:val="bold1"/>
        </w:rPr>
      </w:pPr>
      <w:del w:id="297" w:author="Rosenberg, Joshua" w:date="2026-04-10T09:43:00Z" w16du:dateUtc="2026-04-10T13:43:00Z">
        <w:r w:rsidRPr="00586C4F" w:rsidDel="007A6545">
          <w:rPr>
            <w:rStyle w:val="bold1"/>
          </w:rPr>
          <w:delText>Figures included in this chapter:</w:delText>
        </w:r>
      </w:del>
    </w:p>
    <w:p w14:paraId="53488C6D" w14:textId="0123A2FF" w:rsidR="00586C4F" w:rsidDel="007A6545" w:rsidRDefault="00EA3B2B" w:rsidP="00586C4F">
      <w:pPr>
        <w:rPr>
          <w:del w:id="298" w:author="Rosenberg, Joshua" w:date="2026-04-10T09:43:00Z" w16du:dateUtc="2026-04-10T13:43:00Z"/>
        </w:rPr>
      </w:pPr>
      <w:del w:id="299" w:author="Rosenberg, Joshua" w:date="2026-04-10T09:43:00Z" w16du:dateUtc="2026-04-10T13:43:00Z">
        <w:r w:rsidDel="007A6545">
          <w:delText xml:space="preserve">3.10 </w:delText>
        </w:r>
        <w:r w:rsidR="002960BE" w:rsidDel="007A6545">
          <w:delText>maps/Aspire_v2.jpg</w:delText>
        </w:r>
      </w:del>
    </w:p>
    <w:p w14:paraId="386A01D4" w14:textId="1E7E4B96" w:rsidR="002960BE" w:rsidDel="007A6545" w:rsidRDefault="002960BE" w:rsidP="0045063E">
      <w:pPr>
        <w:pStyle w:val="A-Head"/>
        <w:rPr>
          <w:del w:id="300" w:author="Rosenberg, Joshua" w:date="2026-04-10T09:43:00Z" w16du:dateUtc="2026-04-10T13:43:00Z"/>
        </w:rPr>
      </w:pPr>
      <w:del w:id="301" w:author="Rosenberg, Joshua" w:date="2026-04-10T09:43:00Z" w16du:dateUtc="2026-04-10T13:43:00Z">
        <w:r w:rsidDel="007A6545">
          <w:delText>Overview</w:delText>
        </w:r>
      </w:del>
    </w:p>
    <w:p w14:paraId="55D4F9AE" w14:textId="56105CDC" w:rsidR="002960BE" w:rsidDel="00F10E1E" w:rsidRDefault="002960BE" w:rsidP="0045063E">
      <w:pPr>
        <w:rPr>
          <w:del w:id="302" w:author="Rosenberg, Joshua" w:date="2026-04-07T21:18:00Z" w16du:dateUtc="2026-04-08T02:18:00Z"/>
        </w:rPr>
      </w:pPr>
      <w:del w:id="303" w:author="Rosenberg, Joshua" w:date="2026-04-07T21:18:00Z" w16du:dateUtc="2026-04-08T02:18:00Z">
        <w:r w:rsidDel="00F10E1E">
          <w:delText>If you’re looking for a trail that</w:delText>
        </w:r>
        <w:r w:rsidR="0045063E" w:rsidDel="00F10E1E">
          <w:delText xml:space="preserve"> your</w:delText>
        </w:r>
        <w:r w:rsidDel="00F10E1E">
          <w:delText xml:space="preserve"> youngest walkers can succeed it, head north of Knoxville about 30 minutes and check out the Songbird trail at </w:delText>
        </w:r>
        <w:commentRangeStart w:id="304"/>
        <w:commentRangeStart w:id="305"/>
        <w:commentRangeStart w:id="306"/>
        <w:r w:rsidDel="00F10E1E">
          <w:delText xml:space="preserve">Norris Dam State Park. </w:delText>
        </w:r>
        <w:commentRangeEnd w:id="304"/>
        <w:r w:rsidR="00115256" w:rsidDel="00F10E1E">
          <w:rPr>
            <w:rStyle w:val="CommentReference"/>
            <w:sz w:val="24"/>
            <w:szCs w:val="24"/>
          </w:rPr>
          <w:commentReference w:id="304"/>
        </w:r>
        <w:commentRangeEnd w:id="305"/>
        <w:r w:rsidR="00764D34" w:rsidDel="00F10E1E">
          <w:rPr>
            <w:rStyle w:val="CommentReference"/>
            <w:sz w:val="24"/>
            <w:szCs w:val="24"/>
          </w:rPr>
          <w:commentReference w:id="305"/>
        </w:r>
      </w:del>
      <w:commentRangeEnd w:id="306"/>
      <w:r w:rsidR="00650861">
        <w:rPr>
          <w:rStyle w:val="CommentReference"/>
          <w:sz w:val="24"/>
          <w:szCs w:val="24"/>
        </w:rPr>
        <w:commentReference w:id="306"/>
      </w:r>
      <w:del w:id="307" w:author="Rosenberg, Joshua" w:date="2026-04-07T21:18:00Z" w16du:dateUtc="2026-04-08T02:18:00Z">
        <w:r w:rsidDel="00F10E1E">
          <w:delText>Further, it’s on a graded gravel path. Like the Knox-Blount Greenway along the Tennessee River. You may be surprised by the variety and quantity of wildlife you see along the scenic Clinch River, which this hike invites you to enjoy as you stroll. This is a relaxing trail for a family outing that might end with a drive over Norris Dam or a stop for a bite and a drink at the nearby Clinch River Brewery. On warmer days, you’ll enjoy cooler temps at this riverside trail due to its location in the valley near water. For toddlers who are no longer happy in a stroller or backpack carrier, this hike would be a fun and rewarding challenge!</w:delText>
        </w:r>
      </w:del>
    </w:p>
    <w:p w14:paraId="5A185F55" w14:textId="657F69D6" w:rsidR="00115256" w:rsidDel="007A6545" w:rsidRDefault="00115256" w:rsidP="0045063E">
      <w:pPr>
        <w:rPr>
          <w:del w:id="308" w:author="Rosenberg, Joshua" w:date="2026-04-10T09:43:00Z" w16du:dateUtc="2026-04-10T13:43:00Z"/>
        </w:rPr>
      </w:pPr>
    </w:p>
    <w:p w14:paraId="667B75FB" w14:textId="407CF7ED" w:rsidR="002960BE" w:rsidRPr="00115256" w:rsidDel="007A6545" w:rsidRDefault="002960BE" w:rsidP="00115256">
      <w:pPr>
        <w:pStyle w:val="A-Head"/>
        <w:rPr>
          <w:del w:id="309" w:author="Rosenberg, Joshua" w:date="2026-04-10T09:43:00Z" w16du:dateUtc="2026-04-10T13:43:00Z"/>
        </w:rPr>
      </w:pPr>
      <w:del w:id="310" w:author="Rosenberg, Joshua" w:date="2026-04-10T09:43:00Z" w16du:dateUtc="2026-04-10T13:43:00Z">
        <w:r w:rsidRPr="00115256" w:rsidDel="007A6545">
          <w:delText>Key Characteristics</w:delText>
        </w:r>
      </w:del>
    </w:p>
    <w:tbl>
      <w:tblPr>
        <w:tblStyle w:val="Table"/>
        <w:tblW w:w="5000" w:type="pct"/>
        <w:tblLayout w:type="fixed"/>
        <w:tblLook w:val="0020" w:firstRow="1" w:lastRow="0" w:firstColumn="0" w:lastColumn="0" w:noHBand="0" w:noVBand="0"/>
      </w:tblPr>
      <w:tblGrid>
        <w:gridCol w:w="4768"/>
        <w:gridCol w:w="4592"/>
      </w:tblGrid>
      <w:tr w:rsidR="002960BE" w:rsidDel="007A6545" w14:paraId="1532A3CB" w14:textId="279C1A8D" w:rsidTr="003D5286">
        <w:trPr>
          <w:cnfStyle w:val="100000000000" w:firstRow="1" w:lastRow="0" w:firstColumn="0" w:lastColumn="0" w:oddVBand="0" w:evenVBand="0" w:oddHBand="0" w:evenHBand="0" w:firstRowFirstColumn="0" w:firstRowLastColumn="0" w:lastRowFirstColumn="0" w:lastRowLastColumn="0"/>
          <w:tblHeader/>
          <w:del w:id="311" w:author="Rosenberg, Joshua" w:date="2026-04-10T09:43:00Z"/>
        </w:trPr>
        <w:tc>
          <w:tcPr>
            <w:tcW w:w="4034" w:type="dxa"/>
          </w:tcPr>
          <w:p w14:paraId="2969FBFF" w14:textId="58095559" w:rsidR="002960BE" w:rsidRPr="00115256" w:rsidDel="007A6545" w:rsidRDefault="002960BE" w:rsidP="00115256">
            <w:pPr>
              <w:rPr>
                <w:del w:id="312" w:author="Rosenberg, Joshua" w:date="2026-04-10T09:43:00Z" w16du:dateUtc="2026-04-10T13:43:00Z"/>
                <w:rStyle w:val="bold1"/>
              </w:rPr>
            </w:pPr>
            <w:del w:id="313" w:author="Rosenberg, Joshua" w:date="2026-04-10T09:43:00Z" w16du:dateUtc="2026-04-10T13:43:00Z">
              <w:r w:rsidRPr="00115256" w:rsidDel="007A6545">
                <w:rPr>
                  <w:rStyle w:val="bold1"/>
                </w:rPr>
                <w:delText>Characteristic</w:delText>
              </w:r>
            </w:del>
          </w:p>
        </w:tc>
        <w:tc>
          <w:tcPr>
            <w:tcW w:w="3885" w:type="dxa"/>
          </w:tcPr>
          <w:p w14:paraId="61F528FF" w14:textId="47411A55" w:rsidR="002960BE" w:rsidRPr="00115256" w:rsidDel="007A6545" w:rsidRDefault="002960BE" w:rsidP="00115256">
            <w:pPr>
              <w:rPr>
                <w:del w:id="314" w:author="Rosenberg, Joshua" w:date="2026-04-10T09:43:00Z" w16du:dateUtc="2026-04-10T13:43:00Z"/>
                <w:rStyle w:val="bold1"/>
              </w:rPr>
            </w:pPr>
            <w:del w:id="315" w:author="Rosenberg, Joshua" w:date="2026-04-10T09:43:00Z" w16du:dateUtc="2026-04-10T13:43:00Z">
              <w:r w:rsidRPr="00115256" w:rsidDel="007A6545">
                <w:rPr>
                  <w:rStyle w:val="bold1"/>
                </w:rPr>
                <w:delText>Details</w:delText>
              </w:r>
            </w:del>
          </w:p>
        </w:tc>
      </w:tr>
      <w:tr w:rsidR="002960BE" w:rsidDel="007A6545" w14:paraId="1DDAD49A" w14:textId="13595B16">
        <w:trPr>
          <w:del w:id="316" w:author="Rosenberg, Joshua" w:date="2026-04-10T09:43:00Z"/>
        </w:trPr>
        <w:tc>
          <w:tcPr>
            <w:tcW w:w="4034" w:type="dxa"/>
          </w:tcPr>
          <w:p w14:paraId="52C25E77" w14:textId="4085AF52" w:rsidR="002960BE" w:rsidDel="007A6545" w:rsidRDefault="002960BE" w:rsidP="00115256">
            <w:pPr>
              <w:rPr>
                <w:del w:id="317" w:author="Rosenberg, Joshua" w:date="2026-04-10T09:43:00Z" w16du:dateUtc="2026-04-10T13:43:00Z"/>
              </w:rPr>
            </w:pPr>
            <w:del w:id="318" w:author="Rosenberg, Joshua" w:date="2026-04-10T09:43:00Z" w16du:dateUtc="2026-04-10T13:43:00Z">
              <w:r w:rsidDel="007A6545">
                <w:delText>Time from Knoxville</w:delText>
              </w:r>
            </w:del>
          </w:p>
        </w:tc>
        <w:tc>
          <w:tcPr>
            <w:tcW w:w="3885" w:type="dxa"/>
          </w:tcPr>
          <w:p w14:paraId="05AECC28" w14:textId="1AC1AEBD" w:rsidR="002960BE" w:rsidDel="007A6545" w:rsidRDefault="002960BE" w:rsidP="00115256">
            <w:pPr>
              <w:rPr>
                <w:del w:id="319" w:author="Rosenberg, Joshua" w:date="2026-04-10T09:43:00Z" w16du:dateUtc="2026-04-10T13:43:00Z"/>
              </w:rPr>
            </w:pPr>
            <w:del w:id="320" w:author="Rosenberg, Joshua" w:date="2026-04-10T09:43:00Z" w16du:dateUtc="2026-04-10T13:43:00Z">
              <w:r w:rsidDel="007A6545">
                <w:delText>30 mins</w:delText>
              </w:r>
            </w:del>
          </w:p>
        </w:tc>
      </w:tr>
      <w:tr w:rsidR="002960BE" w:rsidDel="007A6545" w14:paraId="6246638E" w14:textId="5EE645C4">
        <w:trPr>
          <w:del w:id="321" w:author="Rosenberg, Joshua" w:date="2026-04-10T09:43:00Z"/>
        </w:trPr>
        <w:tc>
          <w:tcPr>
            <w:tcW w:w="4034" w:type="dxa"/>
          </w:tcPr>
          <w:p w14:paraId="6F1AE904" w14:textId="5D007032" w:rsidR="002960BE" w:rsidDel="007A6545" w:rsidRDefault="002960BE" w:rsidP="00115256">
            <w:pPr>
              <w:rPr>
                <w:del w:id="322" w:author="Rosenberg, Joshua" w:date="2026-04-10T09:43:00Z" w16du:dateUtc="2026-04-10T13:43:00Z"/>
              </w:rPr>
            </w:pPr>
            <w:del w:id="323" w:author="Rosenberg, Joshua" w:date="2026-04-10T09:43:00Z" w16du:dateUtc="2026-04-10T13:43:00Z">
              <w:r w:rsidDel="007A6545">
                <w:delText>Trail Distance (Miles)</w:delText>
              </w:r>
            </w:del>
          </w:p>
        </w:tc>
        <w:tc>
          <w:tcPr>
            <w:tcW w:w="3885" w:type="dxa"/>
          </w:tcPr>
          <w:p w14:paraId="766A2CD2" w14:textId="62BBEFAA" w:rsidR="002960BE" w:rsidDel="007A6545" w:rsidRDefault="002960BE" w:rsidP="00115256">
            <w:pPr>
              <w:rPr>
                <w:del w:id="324" w:author="Rosenberg, Joshua" w:date="2026-04-10T09:43:00Z" w16du:dateUtc="2026-04-10T13:43:00Z"/>
              </w:rPr>
            </w:pPr>
            <w:del w:id="325" w:author="Rosenberg, Joshua" w:date="2026-04-10T09:43:00Z" w16du:dateUtc="2026-04-10T13:43:00Z">
              <w:r w:rsidDel="007A6545">
                <w:delText>1.0</w:delText>
              </w:r>
            </w:del>
          </w:p>
        </w:tc>
      </w:tr>
      <w:tr w:rsidR="002960BE" w:rsidDel="007A6545" w14:paraId="3D518E21" w14:textId="77F0C5BA">
        <w:trPr>
          <w:del w:id="326" w:author="Rosenberg, Joshua" w:date="2026-04-10T09:43:00Z"/>
        </w:trPr>
        <w:tc>
          <w:tcPr>
            <w:tcW w:w="4034" w:type="dxa"/>
          </w:tcPr>
          <w:p w14:paraId="416634C0" w14:textId="3E9AE285" w:rsidR="002960BE" w:rsidDel="007A6545" w:rsidRDefault="002960BE" w:rsidP="00115256">
            <w:pPr>
              <w:rPr>
                <w:del w:id="327" w:author="Rosenberg, Joshua" w:date="2026-04-10T09:43:00Z" w16du:dateUtc="2026-04-10T13:43:00Z"/>
              </w:rPr>
            </w:pPr>
            <w:del w:id="328" w:author="Rosenberg, Joshua" w:date="2026-04-10T09:43:00Z" w16du:dateUtc="2026-04-10T13:43:00Z">
              <w:r w:rsidDel="007A6545">
                <w:delText>Elevation Change</w:delText>
              </w:r>
            </w:del>
          </w:p>
        </w:tc>
        <w:tc>
          <w:tcPr>
            <w:tcW w:w="3885" w:type="dxa"/>
          </w:tcPr>
          <w:p w14:paraId="09026E63" w14:textId="70BF5A1C" w:rsidR="002960BE" w:rsidDel="007A6545" w:rsidRDefault="002960BE" w:rsidP="00115256">
            <w:pPr>
              <w:rPr>
                <w:del w:id="329" w:author="Rosenberg, Joshua" w:date="2026-04-10T09:43:00Z" w16du:dateUtc="2026-04-10T13:43:00Z"/>
              </w:rPr>
            </w:pPr>
            <w:del w:id="330" w:author="Rosenberg, Joshua" w:date="2026-04-10T09:43:00Z" w16du:dateUtc="2026-04-10T13:43:00Z">
              <w:r w:rsidDel="007A6545">
                <w:delText>Moderate (flat with one steep section)</w:delText>
              </w:r>
            </w:del>
          </w:p>
        </w:tc>
      </w:tr>
      <w:tr w:rsidR="002960BE" w:rsidDel="007A6545" w14:paraId="10E568A1" w14:textId="2E8A971C">
        <w:trPr>
          <w:del w:id="331" w:author="Rosenberg, Joshua" w:date="2026-04-10T09:43:00Z"/>
        </w:trPr>
        <w:tc>
          <w:tcPr>
            <w:tcW w:w="4034" w:type="dxa"/>
          </w:tcPr>
          <w:p w14:paraId="7CC64A5F" w14:textId="6FB38F0A" w:rsidR="002960BE" w:rsidDel="007A6545" w:rsidRDefault="002960BE" w:rsidP="00115256">
            <w:pPr>
              <w:rPr>
                <w:del w:id="332" w:author="Rosenberg, Joshua" w:date="2026-04-10T09:43:00Z" w16du:dateUtc="2026-04-10T13:43:00Z"/>
              </w:rPr>
            </w:pPr>
            <w:del w:id="333" w:author="Rosenberg, Joshua" w:date="2026-04-10T09:43:00Z" w16du:dateUtc="2026-04-10T13:43:00Z">
              <w:r w:rsidDel="007A6545">
                <w:delText>Pets</w:delText>
              </w:r>
            </w:del>
          </w:p>
        </w:tc>
        <w:tc>
          <w:tcPr>
            <w:tcW w:w="3885" w:type="dxa"/>
          </w:tcPr>
          <w:p w14:paraId="5E201C2A" w14:textId="0B3294FE" w:rsidR="002960BE" w:rsidDel="007A6545" w:rsidRDefault="002960BE" w:rsidP="00115256">
            <w:pPr>
              <w:rPr>
                <w:del w:id="334" w:author="Rosenberg, Joshua" w:date="2026-04-10T09:43:00Z" w16du:dateUtc="2026-04-10T13:43:00Z"/>
              </w:rPr>
            </w:pPr>
            <w:del w:id="335" w:author="Rosenberg, Joshua" w:date="2026-04-10T09:43:00Z" w16du:dateUtc="2026-04-10T13:43:00Z">
              <w:r w:rsidDel="007A6545">
                <w:delText>Allowed</w:delText>
              </w:r>
            </w:del>
          </w:p>
        </w:tc>
      </w:tr>
      <w:tr w:rsidR="002960BE" w:rsidDel="007A6545" w14:paraId="6138B8C1" w14:textId="2DB31573">
        <w:trPr>
          <w:del w:id="336" w:author="Rosenberg, Joshua" w:date="2026-04-10T09:43:00Z"/>
        </w:trPr>
        <w:tc>
          <w:tcPr>
            <w:tcW w:w="4034" w:type="dxa"/>
          </w:tcPr>
          <w:p w14:paraId="4BEB9525" w14:textId="7D74AE35" w:rsidR="002960BE" w:rsidDel="007A6545" w:rsidRDefault="002960BE" w:rsidP="00115256">
            <w:pPr>
              <w:rPr>
                <w:del w:id="337" w:author="Rosenberg, Joshua" w:date="2026-04-10T09:43:00Z" w16du:dateUtc="2026-04-10T13:43:00Z"/>
              </w:rPr>
            </w:pPr>
            <w:del w:id="338" w:author="Rosenberg, Joshua" w:date="2026-04-10T09:43:00Z" w16du:dateUtc="2026-04-10T13:43:00Z">
              <w:r w:rsidDel="007A6545">
                <w:delText>Parking Pass/Entrance Fee</w:delText>
              </w:r>
            </w:del>
          </w:p>
        </w:tc>
        <w:tc>
          <w:tcPr>
            <w:tcW w:w="3885" w:type="dxa"/>
          </w:tcPr>
          <w:p w14:paraId="27C5902C" w14:textId="02D7D92C" w:rsidR="002960BE" w:rsidDel="007A6545" w:rsidRDefault="002960BE" w:rsidP="00115256">
            <w:pPr>
              <w:rPr>
                <w:del w:id="339" w:author="Rosenberg, Joshua" w:date="2026-04-10T09:43:00Z" w16du:dateUtc="2026-04-10T13:43:00Z"/>
              </w:rPr>
            </w:pPr>
            <w:del w:id="340" w:author="Rosenberg, Joshua" w:date="2026-04-10T09:43:00Z" w16du:dateUtc="2026-04-10T13:43:00Z">
              <w:r w:rsidDel="007A6545">
                <w:delText>Not Required</w:delText>
              </w:r>
            </w:del>
          </w:p>
        </w:tc>
      </w:tr>
      <w:tr w:rsidR="002960BE" w:rsidDel="007A6545" w14:paraId="298CF430" w14:textId="56593BA5">
        <w:trPr>
          <w:del w:id="341" w:author="Rosenberg, Joshua" w:date="2026-04-10T09:43:00Z"/>
        </w:trPr>
        <w:tc>
          <w:tcPr>
            <w:tcW w:w="4034" w:type="dxa"/>
          </w:tcPr>
          <w:p w14:paraId="5814BCF9" w14:textId="2C32CDCA" w:rsidR="002960BE" w:rsidDel="007A6545" w:rsidRDefault="002960BE" w:rsidP="00115256">
            <w:pPr>
              <w:rPr>
                <w:del w:id="342" w:author="Rosenberg, Joshua" w:date="2026-04-10T09:43:00Z" w16du:dateUtc="2026-04-10T13:43:00Z"/>
              </w:rPr>
            </w:pPr>
            <w:del w:id="343" w:author="Rosenberg, Joshua" w:date="2026-04-10T09:43:00Z" w16du:dateUtc="2026-04-10T13:43:00Z">
              <w:r w:rsidDel="007A6545">
                <w:delText>Restroom(s)</w:delText>
              </w:r>
            </w:del>
          </w:p>
        </w:tc>
        <w:tc>
          <w:tcPr>
            <w:tcW w:w="3885" w:type="dxa"/>
          </w:tcPr>
          <w:p w14:paraId="2EA275C6" w14:textId="05317B70" w:rsidR="002960BE" w:rsidDel="007A6545" w:rsidRDefault="002960BE" w:rsidP="00115256">
            <w:pPr>
              <w:rPr>
                <w:del w:id="344" w:author="Rosenberg, Joshua" w:date="2026-04-10T09:43:00Z" w16du:dateUtc="2026-04-10T13:43:00Z"/>
              </w:rPr>
            </w:pPr>
            <w:del w:id="345" w:author="Rosenberg, Joshua" w:date="2026-04-10T09:43:00Z" w16du:dateUtc="2026-04-10T13:43:00Z">
              <w:r w:rsidDel="007A6545">
                <w:delText>No</w:delText>
              </w:r>
            </w:del>
          </w:p>
        </w:tc>
      </w:tr>
      <w:tr w:rsidR="002960BE" w:rsidDel="007A6545" w14:paraId="71A99329" w14:textId="0209424F">
        <w:trPr>
          <w:del w:id="346" w:author="Rosenberg, Joshua" w:date="2026-04-10T09:43:00Z"/>
        </w:trPr>
        <w:tc>
          <w:tcPr>
            <w:tcW w:w="4034" w:type="dxa"/>
          </w:tcPr>
          <w:p w14:paraId="1F80A550" w14:textId="418E72CC" w:rsidR="002960BE" w:rsidDel="007A6545" w:rsidRDefault="002960BE" w:rsidP="00115256">
            <w:pPr>
              <w:rPr>
                <w:del w:id="347" w:author="Rosenberg, Joshua" w:date="2026-04-10T09:43:00Z" w16du:dateUtc="2026-04-10T13:43:00Z"/>
              </w:rPr>
            </w:pPr>
            <w:del w:id="348" w:author="Rosenberg, Joshua" w:date="2026-04-10T09:43:00Z" w16du:dateUtc="2026-04-10T13:43:00Z">
              <w:r w:rsidDel="007A6545">
                <w:delText>Best Ages</w:delText>
              </w:r>
            </w:del>
          </w:p>
        </w:tc>
        <w:tc>
          <w:tcPr>
            <w:tcW w:w="3885" w:type="dxa"/>
          </w:tcPr>
          <w:p w14:paraId="2552B9AB" w14:textId="1BF7872B" w:rsidR="002960BE" w:rsidDel="007A6545" w:rsidRDefault="002960BE" w:rsidP="00115256">
            <w:pPr>
              <w:rPr>
                <w:del w:id="349" w:author="Rosenberg, Joshua" w:date="2026-04-10T09:43:00Z" w16du:dateUtc="2026-04-10T13:43:00Z"/>
              </w:rPr>
            </w:pPr>
            <w:del w:id="350" w:author="Rosenberg, Joshua" w:date="2026-04-10T09:43:00Z" w16du:dateUtc="2026-04-10T13:43:00Z">
              <w:r w:rsidDel="007A6545">
                <w:delText>Toddlers and Little kids</w:delText>
              </w:r>
            </w:del>
          </w:p>
        </w:tc>
      </w:tr>
      <w:tr w:rsidR="002960BE" w:rsidDel="007A6545" w14:paraId="145A7B0D" w14:textId="00B056ED">
        <w:trPr>
          <w:del w:id="351" w:author="Rosenberg, Joshua" w:date="2026-04-10T09:43:00Z"/>
        </w:trPr>
        <w:tc>
          <w:tcPr>
            <w:tcW w:w="4034" w:type="dxa"/>
          </w:tcPr>
          <w:p w14:paraId="117F7506" w14:textId="440B48F0" w:rsidR="002960BE" w:rsidDel="007A6545" w:rsidRDefault="002960BE" w:rsidP="00115256">
            <w:pPr>
              <w:rPr>
                <w:del w:id="352" w:author="Rosenberg, Joshua" w:date="2026-04-10T09:43:00Z" w16du:dateUtc="2026-04-10T13:43:00Z"/>
              </w:rPr>
            </w:pPr>
            <w:del w:id="353" w:author="Rosenberg, Joshua" w:date="2026-04-10T09:43:00Z" w16du:dateUtc="2026-04-10T13:43:00Z">
              <w:r w:rsidDel="007A6545">
                <w:delText>Accessibility</w:delText>
              </w:r>
            </w:del>
          </w:p>
        </w:tc>
        <w:tc>
          <w:tcPr>
            <w:tcW w:w="3885" w:type="dxa"/>
          </w:tcPr>
          <w:p w14:paraId="61B914A9" w14:textId="31ED8912" w:rsidR="002960BE" w:rsidDel="007A6545" w:rsidRDefault="002960BE" w:rsidP="00115256">
            <w:pPr>
              <w:rPr>
                <w:del w:id="354" w:author="Rosenberg, Joshua" w:date="2026-04-10T09:43:00Z" w16du:dateUtc="2026-04-10T13:43:00Z"/>
              </w:rPr>
            </w:pPr>
            <w:del w:id="355" w:author="Rosenberg, Joshua" w:date="2026-04-10T09:43:00Z" w16du:dateUtc="2026-04-10T13:43:00Z">
              <w:r w:rsidDel="007A6545">
                <w:delText>Accessible</w:delText>
              </w:r>
            </w:del>
          </w:p>
        </w:tc>
      </w:tr>
    </w:tbl>
    <w:p w14:paraId="0FCE1A4F" w14:textId="08037E58" w:rsidR="00115256" w:rsidDel="007A6545" w:rsidRDefault="00115256">
      <w:pPr>
        <w:pStyle w:val="Heading3"/>
        <w:rPr>
          <w:del w:id="356" w:author="Rosenberg, Joshua" w:date="2026-04-10T09:43:00Z" w16du:dateUtc="2026-04-10T13:43:00Z"/>
        </w:rPr>
      </w:pPr>
    </w:p>
    <w:p w14:paraId="6E2F6B86" w14:textId="2C34D501" w:rsidR="002960BE" w:rsidDel="007A6545" w:rsidRDefault="002960BE" w:rsidP="00115256">
      <w:pPr>
        <w:pStyle w:val="A-Head"/>
        <w:rPr>
          <w:del w:id="357" w:author="Rosenberg, Joshua" w:date="2026-04-10T09:43:00Z" w16du:dateUtc="2026-04-10T13:43:00Z"/>
        </w:rPr>
      </w:pPr>
      <w:del w:id="358" w:author="Rosenberg, Joshua" w:date="2026-04-10T09:43:00Z" w16du:dateUtc="2026-04-10T13:43:00Z">
        <w:r w:rsidDel="007A6545">
          <w:delText>Directions to the Trailhead</w:delText>
        </w:r>
      </w:del>
    </w:p>
    <w:p w14:paraId="2C3CF0A9" w14:textId="7A105D18" w:rsidR="002960BE" w:rsidDel="007A6545" w:rsidRDefault="002960BE" w:rsidP="00115256">
      <w:pPr>
        <w:rPr>
          <w:del w:id="359" w:author="Rosenberg, Joshua" w:date="2026-04-10T09:43:00Z" w16du:dateUtc="2026-04-10T13:43:00Z"/>
        </w:rPr>
      </w:pPr>
      <w:del w:id="360" w:author="Rosenberg, Joshua" w:date="2026-04-10T09:43:00Z" w16du:dateUtc="2026-04-10T13:43:00Z">
        <w:r w:rsidDel="007A6545">
          <w:delText>Trailhead Address: Canoe Ramp by the Songbird Loop, 6W6G+R7 Rocky Top, Tennessee</w:delText>
        </w:r>
      </w:del>
    </w:p>
    <w:p w14:paraId="38E95C56" w14:textId="36FCFFDB" w:rsidR="002960BE" w:rsidDel="007A6545" w:rsidRDefault="002960BE" w:rsidP="00115256">
      <w:pPr>
        <w:rPr>
          <w:del w:id="361" w:author="Rosenberg, Joshua" w:date="2026-04-10T09:43:00Z" w16du:dateUtc="2026-04-10T13:43:00Z"/>
        </w:rPr>
      </w:pPr>
      <w:del w:id="362" w:author="Rosenberg, Joshua" w:date="2026-04-10T09:43:00Z" w16du:dateUtc="2026-04-10T13:43:00Z">
        <w:r w:rsidDel="007A6545">
          <w:delText>Trailhead GPS Coordinates: 36.21210, -84.07397</w:delText>
        </w:r>
      </w:del>
    </w:p>
    <w:p w14:paraId="39198173" w14:textId="22F03DD7" w:rsidR="00115256" w:rsidDel="007A6545" w:rsidRDefault="00115256" w:rsidP="00115256">
      <w:pPr>
        <w:rPr>
          <w:del w:id="363" w:author="Rosenberg, Joshua" w:date="2026-04-10T09:43:00Z" w16du:dateUtc="2026-04-10T13:43:00Z"/>
        </w:rPr>
      </w:pPr>
    </w:p>
    <w:tbl>
      <w:tblPr>
        <w:tblStyle w:val="Table"/>
        <w:tblW w:w="5000" w:type="pct"/>
        <w:tblLayout w:type="fixed"/>
        <w:tblLook w:val="0020" w:firstRow="1" w:lastRow="0" w:firstColumn="0" w:lastColumn="0" w:noHBand="0" w:noVBand="0"/>
      </w:tblPr>
      <w:tblGrid>
        <w:gridCol w:w="2210"/>
        <w:gridCol w:w="7150"/>
      </w:tblGrid>
      <w:tr w:rsidR="002960BE" w:rsidDel="007A6545" w14:paraId="44732B6A" w14:textId="5E768EFB" w:rsidTr="003D5286">
        <w:trPr>
          <w:cnfStyle w:val="100000000000" w:firstRow="1" w:lastRow="0" w:firstColumn="0" w:lastColumn="0" w:oddVBand="0" w:evenVBand="0" w:oddHBand="0" w:evenHBand="0" w:firstRowFirstColumn="0" w:firstRowLastColumn="0" w:lastRowFirstColumn="0" w:lastRowLastColumn="0"/>
          <w:tblHeader/>
          <w:del w:id="364" w:author="Rosenberg, Joshua" w:date="2026-04-10T09:43:00Z"/>
        </w:trPr>
        <w:tc>
          <w:tcPr>
            <w:tcW w:w="1870" w:type="dxa"/>
          </w:tcPr>
          <w:p w14:paraId="6B881A05" w14:textId="77B3FF1F" w:rsidR="002960BE" w:rsidRPr="00115256" w:rsidDel="007A6545" w:rsidRDefault="002960BE" w:rsidP="00115256">
            <w:pPr>
              <w:rPr>
                <w:del w:id="365" w:author="Rosenberg, Joshua" w:date="2026-04-10T09:43:00Z" w16du:dateUtc="2026-04-10T13:43:00Z"/>
                <w:rStyle w:val="bold1"/>
              </w:rPr>
            </w:pPr>
            <w:del w:id="366" w:author="Rosenberg, Joshua" w:date="2026-04-10T09:43:00Z" w16du:dateUtc="2026-04-10T13:43:00Z">
              <w:r w:rsidRPr="00115256" w:rsidDel="007A6545">
                <w:rPr>
                  <w:rStyle w:val="bold1"/>
                </w:rPr>
                <w:delText>Distance from Start</w:delText>
              </w:r>
            </w:del>
          </w:p>
        </w:tc>
        <w:tc>
          <w:tcPr>
            <w:tcW w:w="6050" w:type="dxa"/>
          </w:tcPr>
          <w:p w14:paraId="5F5B164B" w14:textId="2CF56D80" w:rsidR="002960BE" w:rsidRPr="00115256" w:rsidDel="007A6545" w:rsidRDefault="002960BE" w:rsidP="00115256">
            <w:pPr>
              <w:rPr>
                <w:del w:id="367" w:author="Rosenberg, Joshua" w:date="2026-04-10T09:43:00Z" w16du:dateUtc="2026-04-10T13:43:00Z"/>
                <w:rStyle w:val="bold1"/>
              </w:rPr>
            </w:pPr>
            <w:del w:id="368" w:author="Rosenberg, Joshua" w:date="2026-04-10T09:43:00Z" w16du:dateUtc="2026-04-10T13:43:00Z">
              <w:r w:rsidRPr="00115256" w:rsidDel="007A6545">
                <w:rPr>
                  <w:rStyle w:val="bold1"/>
                </w:rPr>
                <w:delText>Description</w:delText>
              </w:r>
            </w:del>
          </w:p>
        </w:tc>
      </w:tr>
      <w:tr w:rsidR="002960BE" w:rsidDel="007A6545" w14:paraId="54DD3174" w14:textId="65EF2E78">
        <w:trPr>
          <w:del w:id="369" w:author="Rosenberg, Joshua" w:date="2026-04-10T09:43:00Z"/>
        </w:trPr>
        <w:tc>
          <w:tcPr>
            <w:tcW w:w="1870" w:type="dxa"/>
          </w:tcPr>
          <w:p w14:paraId="11555821" w14:textId="1F9C1DF9" w:rsidR="002960BE" w:rsidDel="007A6545" w:rsidRDefault="002960BE" w:rsidP="00115256">
            <w:pPr>
              <w:rPr>
                <w:del w:id="370" w:author="Rosenberg, Joshua" w:date="2026-04-10T09:43:00Z" w16du:dateUtc="2026-04-10T13:43:00Z"/>
              </w:rPr>
            </w:pPr>
            <w:del w:id="371" w:author="Rosenberg, Joshua" w:date="2026-04-10T09:43:00Z" w16du:dateUtc="2026-04-10T13:43:00Z">
              <w:r w:rsidDel="007A6545">
                <w:delText>0.0</w:delText>
              </w:r>
            </w:del>
          </w:p>
        </w:tc>
        <w:tc>
          <w:tcPr>
            <w:tcW w:w="6050" w:type="dxa"/>
          </w:tcPr>
          <w:p w14:paraId="12229C91" w14:textId="2089EA53" w:rsidR="002960BE" w:rsidDel="007A6545" w:rsidRDefault="002960BE" w:rsidP="00115256">
            <w:pPr>
              <w:rPr>
                <w:del w:id="372" w:author="Rosenberg, Joshua" w:date="2026-04-10T09:43:00Z" w16du:dateUtc="2026-04-10T13:43:00Z"/>
              </w:rPr>
            </w:pPr>
            <w:del w:id="373" w:author="Rosenberg, Joshua" w:date="2026-04-10T09:43:00Z" w16du:dateUtc="2026-04-10T13:43:00Z">
              <w:r w:rsidDel="007A6545">
                <w:delText>Cross a short bridge over Clear Creek.</w:delText>
              </w:r>
            </w:del>
          </w:p>
        </w:tc>
      </w:tr>
      <w:tr w:rsidR="002960BE" w:rsidDel="007A6545" w14:paraId="1EC7A56D" w14:textId="2EF4DE04">
        <w:trPr>
          <w:del w:id="374" w:author="Rosenberg, Joshua" w:date="2026-04-10T09:43:00Z"/>
        </w:trPr>
        <w:tc>
          <w:tcPr>
            <w:tcW w:w="1870" w:type="dxa"/>
          </w:tcPr>
          <w:p w14:paraId="44BF139F" w14:textId="79F4C461" w:rsidR="002960BE" w:rsidDel="007A6545" w:rsidRDefault="002960BE" w:rsidP="00115256">
            <w:pPr>
              <w:rPr>
                <w:del w:id="375" w:author="Rosenberg, Joshua" w:date="2026-04-10T09:43:00Z" w16du:dateUtc="2026-04-10T13:43:00Z"/>
              </w:rPr>
            </w:pPr>
            <w:del w:id="376" w:author="Rosenberg, Joshua" w:date="2026-04-10T09:43:00Z" w16du:dateUtc="2026-04-10T13:43:00Z">
              <w:r w:rsidDel="007A6545">
                <w:delText>0.05</w:delText>
              </w:r>
            </w:del>
          </w:p>
        </w:tc>
        <w:tc>
          <w:tcPr>
            <w:tcW w:w="6050" w:type="dxa"/>
          </w:tcPr>
          <w:p w14:paraId="7160847D" w14:textId="3B7913AE" w:rsidR="002960BE" w:rsidDel="007A6545" w:rsidRDefault="002960BE" w:rsidP="00115256">
            <w:pPr>
              <w:rPr>
                <w:del w:id="377" w:author="Rosenberg, Joshua" w:date="2026-04-10T09:43:00Z" w16du:dateUtc="2026-04-10T13:43:00Z"/>
              </w:rPr>
            </w:pPr>
            <w:del w:id="378" w:author="Rosenberg, Joshua" w:date="2026-04-10T09:43:00Z" w16du:dateUtc="2026-04-10T13:43:00Z">
              <w:r w:rsidDel="007A6545">
                <w:delText>Turn right (though, it is a loop and you may choose to go the other other way).</w:delText>
              </w:r>
            </w:del>
          </w:p>
        </w:tc>
      </w:tr>
      <w:tr w:rsidR="002960BE" w:rsidDel="007A6545" w14:paraId="39691FFB" w14:textId="30270BE5">
        <w:trPr>
          <w:del w:id="379" w:author="Rosenberg, Joshua" w:date="2026-04-10T09:43:00Z"/>
        </w:trPr>
        <w:tc>
          <w:tcPr>
            <w:tcW w:w="1870" w:type="dxa"/>
          </w:tcPr>
          <w:p w14:paraId="6C21FD5E" w14:textId="35E4A78A" w:rsidR="002960BE" w:rsidDel="007A6545" w:rsidRDefault="002960BE" w:rsidP="00115256">
            <w:pPr>
              <w:rPr>
                <w:del w:id="380" w:author="Rosenberg, Joshua" w:date="2026-04-10T09:43:00Z" w16du:dateUtc="2026-04-10T13:43:00Z"/>
              </w:rPr>
            </w:pPr>
            <w:del w:id="381" w:author="Rosenberg, Joshua" w:date="2026-04-10T09:43:00Z" w16du:dateUtc="2026-04-10T13:43:00Z">
              <w:r w:rsidDel="007A6545">
                <w:delText>0.3</w:delText>
              </w:r>
            </w:del>
          </w:p>
        </w:tc>
        <w:tc>
          <w:tcPr>
            <w:tcW w:w="6050" w:type="dxa"/>
          </w:tcPr>
          <w:p w14:paraId="6F01F6E2" w14:textId="2936A364" w:rsidR="002960BE" w:rsidDel="007A6545" w:rsidRDefault="002960BE" w:rsidP="00115256">
            <w:pPr>
              <w:rPr>
                <w:del w:id="382" w:author="Rosenberg, Joshua" w:date="2026-04-10T09:43:00Z" w16du:dateUtc="2026-04-10T13:43:00Z"/>
              </w:rPr>
            </w:pPr>
            <w:del w:id="383" w:author="Rosenberg, Joshua" w:date="2026-04-10T09:43:00Z" w16du:dateUtc="2026-04-10T13:43:00Z">
              <w:r w:rsidDel="007A6545">
                <w:delText>Cross a short bridge.</w:delText>
              </w:r>
            </w:del>
          </w:p>
        </w:tc>
      </w:tr>
      <w:tr w:rsidR="002960BE" w:rsidDel="007A6545" w14:paraId="183A565F" w14:textId="2E9E4868">
        <w:trPr>
          <w:del w:id="384" w:author="Rosenberg, Joshua" w:date="2026-04-10T09:43:00Z"/>
        </w:trPr>
        <w:tc>
          <w:tcPr>
            <w:tcW w:w="1870" w:type="dxa"/>
          </w:tcPr>
          <w:p w14:paraId="10FCBEF9" w14:textId="509E9A7E" w:rsidR="002960BE" w:rsidDel="007A6545" w:rsidRDefault="002960BE" w:rsidP="00115256">
            <w:pPr>
              <w:rPr>
                <w:del w:id="385" w:author="Rosenberg, Joshua" w:date="2026-04-10T09:43:00Z" w16du:dateUtc="2026-04-10T13:43:00Z"/>
              </w:rPr>
            </w:pPr>
            <w:del w:id="386" w:author="Rosenberg, Joshua" w:date="2026-04-10T09:43:00Z" w16du:dateUtc="2026-04-10T13:43:00Z">
              <w:r w:rsidDel="007A6545">
                <w:delText>1.0</w:delText>
              </w:r>
            </w:del>
          </w:p>
        </w:tc>
        <w:tc>
          <w:tcPr>
            <w:tcW w:w="6050" w:type="dxa"/>
          </w:tcPr>
          <w:p w14:paraId="4B370151" w14:textId="78B40E87" w:rsidR="002960BE" w:rsidDel="007A6545" w:rsidRDefault="002960BE" w:rsidP="00115256">
            <w:pPr>
              <w:rPr>
                <w:del w:id="387" w:author="Rosenberg, Joshua" w:date="2026-04-10T09:43:00Z" w16du:dateUtc="2026-04-10T13:43:00Z"/>
              </w:rPr>
            </w:pPr>
            <w:del w:id="388" w:author="Rosenberg, Joshua" w:date="2026-04-10T09:43:00Z" w16du:dateUtc="2026-04-10T13:43:00Z">
              <w:r w:rsidDel="007A6545">
                <w:delText>Turn left, toward the river, remaining on the same trail.</w:delText>
              </w:r>
            </w:del>
          </w:p>
        </w:tc>
      </w:tr>
      <w:tr w:rsidR="002960BE" w:rsidDel="007A6545" w14:paraId="5061D462" w14:textId="28E770BD">
        <w:trPr>
          <w:del w:id="389" w:author="Rosenberg, Joshua" w:date="2026-04-10T09:43:00Z"/>
        </w:trPr>
        <w:tc>
          <w:tcPr>
            <w:tcW w:w="1870" w:type="dxa"/>
          </w:tcPr>
          <w:p w14:paraId="11103B1A" w14:textId="56ACEB1C" w:rsidR="002960BE" w:rsidDel="007A6545" w:rsidRDefault="002960BE" w:rsidP="00115256">
            <w:pPr>
              <w:rPr>
                <w:del w:id="390" w:author="Rosenberg, Joshua" w:date="2026-04-10T09:43:00Z" w16du:dateUtc="2026-04-10T13:43:00Z"/>
              </w:rPr>
            </w:pPr>
            <w:del w:id="391" w:author="Rosenberg, Joshua" w:date="2026-04-10T09:43:00Z" w16du:dateUtc="2026-04-10T13:43:00Z">
              <w:r w:rsidDel="007A6545">
                <w:delText>1.05</w:delText>
              </w:r>
            </w:del>
          </w:p>
        </w:tc>
        <w:tc>
          <w:tcPr>
            <w:tcW w:w="6050" w:type="dxa"/>
          </w:tcPr>
          <w:p w14:paraId="36B81DF3" w14:textId="06CE06CC" w:rsidR="002960BE" w:rsidDel="007A6545" w:rsidRDefault="002960BE" w:rsidP="00115256">
            <w:pPr>
              <w:rPr>
                <w:del w:id="392" w:author="Rosenberg, Joshua" w:date="2026-04-10T09:43:00Z" w16du:dateUtc="2026-04-10T13:43:00Z"/>
              </w:rPr>
            </w:pPr>
            <w:del w:id="393" w:author="Rosenberg, Joshua" w:date="2026-04-10T09:43:00Z" w16du:dateUtc="2026-04-10T13:43:00Z">
              <w:r w:rsidDel="007A6545">
                <w:delText>Follow the trail back along the river.</w:delText>
              </w:r>
            </w:del>
          </w:p>
        </w:tc>
      </w:tr>
      <w:tr w:rsidR="002960BE" w:rsidDel="007A6545" w14:paraId="07FA10DC" w14:textId="1B4A306E">
        <w:trPr>
          <w:del w:id="394" w:author="Rosenberg, Joshua" w:date="2026-04-10T09:43:00Z"/>
        </w:trPr>
        <w:tc>
          <w:tcPr>
            <w:tcW w:w="1870" w:type="dxa"/>
          </w:tcPr>
          <w:p w14:paraId="541D9D06" w14:textId="205A53CE" w:rsidR="002960BE" w:rsidDel="007A6545" w:rsidRDefault="002960BE" w:rsidP="00115256">
            <w:pPr>
              <w:rPr>
                <w:del w:id="395" w:author="Rosenberg, Joshua" w:date="2026-04-10T09:43:00Z" w16du:dateUtc="2026-04-10T13:43:00Z"/>
              </w:rPr>
            </w:pPr>
            <w:del w:id="396" w:author="Rosenberg, Joshua" w:date="2026-04-10T09:43:00Z" w16du:dateUtc="2026-04-10T13:43:00Z">
              <w:r w:rsidDel="007A6545">
                <w:delText>2.3</w:delText>
              </w:r>
            </w:del>
          </w:p>
        </w:tc>
        <w:tc>
          <w:tcPr>
            <w:tcW w:w="6050" w:type="dxa"/>
          </w:tcPr>
          <w:p w14:paraId="0F1DDED3" w14:textId="76AB0E22" w:rsidR="002960BE" w:rsidDel="007A6545" w:rsidRDefault="002960BE" w:rsidP="00115256">
            <w:pPr>
              <w:rPr>
                <w:del w:id="397" w:author="Rosenberg, Joshua" w:date="2026-04-10T09:43:00Z" w16du:dateUtc="2026-04-10T13:43:00Z"/>
              </w:rPr>
            </w:pPr>
            <w:del w:id="398" w:author="Rosenberg, Joshua" w:date="2026-04-10T09:43:00Z" w16du:dateUtc="2026-04-10T13:43:00Z">
              <w:r w:rsidDel="007A6545">
                <w:delText>Trailhead.</w:delText>
              </w:r>
            </w:del>
          </w:p>
        </w:tc>
      </w:tr>
    </w:tbl>
    <w:p w14:paraId="48A02130" w14:textId="0830AC07" w:rsidR="00115256" w:rsidDel="007A6545" w:rsidRDefault="00115256" w:rsidP="00115256">
      <w:pPr>
        <w:pStyle w:val="A-Head"/>
        <w:rPr>
          <w:del w:id="399" w:author="Rosenberg, Joshua" w:date="2026-04-10T09:43:00Z" w16du:dateUtc="2026-04-10T13:43:00Z"/>
        </w:rPr>
      </w:pPr>
    </w:p>
    <w:p w14:paraId="1F6570FC" w14:textId="2C7CE972" w:rsidR="002960BE" w:rsidDel="007A6545" w:rsidRDefault="002960BE" w:rsidP="00115256">
      <w:pPr>
        <w:pStyle w:val="A-Head"/>
        <w:rPr>
          <w:del w:id="400" w:author="Rosenberg, Joshua" w:date="2026-04-10T09:43:00Z" w16du:dateUtc="2026-04-10T13:43:00Z"/>
        </w:rPr>
      </w:pPr>
      <w:del w:id="401" w:author="Rosenberg, Joshua" w:date="2026-04-10T09:43:00Z" w16du:dateUtc="2026-04-10T13:43:00Z">
        <w:r w:rsidRPr="00115256" w:rsidDel="007A6545">
          <w:delText>Nearby</w:delText>
        </w:r>
      </w:del>
    </w:p>
    <w:p w14:paraId="11AC3BB5" w14:textId="5FB9DF20" w:rsidR="002960BE" w:rsidDel="00073743" w:rsidRDefault="002960BE" w:rsidP="00115256">
      <w:pPr>
        <w:rPr>
          <w:del w:id="402" w:author="Rosenberg, Joshua" w:date="2026-04-07T21:18:00Z" w16du:dateUtc="2026-04-08T02:18:00Z"/>
        </w:rPr>
      </w:pPr>
      <w:del w:id="403" w:author="Rosenberg, Joshua" w:date="2026-04-10T09:43:00Z" w16du:dateUtc="2026-04-10T13:43:00Z">
        <w:r w:rsidRPr="00115256" w:rsidDel="007A6545">
          <w:rPr>
            <w:rStyle w:val="bold1"/>
          </w:rPr>
          <w:delText>Grab a bite and a drink Clinch River Brewery.</w:delText>
        </w:r>
        <w:r w:rsidDel="007A6545">
          <w:delText xml:space="preserve"> Clinch River Brewing (2045 Norris Fwy, Norris, TN 37828) is not within the boundaries of the Norris Dam State Park—but it’s very close to the trailhead and is a fun place to stop for lunch or dinner before or after a hike.</w:delText>
        </w:r>
      </w:del>
    </w:p>
    <w:p w14:paraId="177B3F29" w14:textId="26F948D1" w:rsidR="002960BE" w:rsidDel="00073743" w:rsidRDefault="002960BE" w:rsidP="00115256">
      <w:pPr>
        <w:rPr>
          <w:del w:id="404" w:author="Rosenberg, Joshua" w:date="2026-04-07T21:18:00Z" w16du:dateUtc="2026-04-08T02:18:00Z"/>
        </w:rPr>
      </w:pPr>
      <w:del w:id="405" w:author="Rosenberg, Joshua" w:date="2026-04-07T21:18:00Z" w16du:dateUtc="2026-04-08T02:18:00Z">
        <w:r w:rsidRPr="00115256" w:rsidDel="00073743">
          <w:rPr>
            <w:rStyle w:val="bold1"/>
          </w:rPr>
          <w:delText>Check out the Norris Dam, which has been in operation since the mid-1930s.</w:delText>
        </w:r>
        <w:r w:rsidDel="00073743">
          <w:delText xml:space="preserve"> Stop at the TVA Norris Dam Visitor Center on the same side of the Clinch River as this hike—or drive across and back over the dam for an impressive, even otherworldly experience!</w:delText>
        </w:r>
      </w:del>
    </w:p>
    <w:bookmarkEnd w:id="0"/>
    <w:bookmarkEnd w:id="294"/>
    <w:p w14:paraId="272660AB" w14:textId="77777777" w:rsidR="002960BE" w:rsidRDefault="002960BE" w:rsidP="007A6545"/>
    <w:sectPr w:rsidR="002960BE">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Fulton, Samantha" w:date="2026-02-03T13:09:00Z" w:initials="FS">
    <w:p w14:paraId="66F32624" w14:textId="77777777" w:rsidR="00D3442B" w:rsidRDefault="00D3442B" w:rsidP="00D3442B">
      <w:r>
        <w:rPr>
          <w:rStyle w:val="CommentReference"/>
        </w:rPr>
        <w:annotationRef/>
      </w:r>
      <w:r>
        <w:rPr>
          <w:sz w:val="20"/>
          <w:szCs w:val="20"/>
        </w:rPr>
        <w:t>AU: need parking access info here</w:t>
      </w:r>
    </w:p>
  </w:comment>
  <w:comment w:id="23" w:author="Rosenberg, Joshua" w:date="2026-04-10T15:23:00Z" w:initials="RJ">
    <w:p w14:paraId="125A6422" w14:textId="77777777" w:rsidR="00A4162D" w:rsidRDefault="00A4162D" w:rsidP="00A4162D">
      <w:r>
        <w:rPr>
          <w:rStyle w:val="CommentReference"/>
        </w:rPr>
        <w:annotationRef/>
      </w:r>
      <w:r>
        <w:rPr>
          <w:sz w:val="20"/>
          <w:szCs w:val="20"/>
        </w:rPr>
        <w:t>done</w:t>
      </w:r>
    </w:p>
  </w:comment>
  <w:comment w:id="304" w:author="Fulton, Samantha" w:date="2026-02-04T14:09:00Z" w:initials="FS">
    <w:p w14:paraId="6B8D929F" w14:textId="77777777" w:rsidR="00115256" w:rsidRDefault="00115256" w:rsidP="00115256">
      <w:r>
        <w:rPr>
          <w:rStyle w:val="CommentReference"/>
        </w:rPr>
        <w:annotationRef/>
      </w:r>
      <w:r>
        <w:rPr>
          <w:sz w:val="20"/>
          <w:szCs w:val="20"/>
        </w:rPr>
        <w:t>AU: wrong hike described here and throughout chapter</w:t>
      </w:r>
    </w:p>
  </w:comment>
  <w:comment w:id="305" w:author="Wells, Thomas" w:date="2026-02-09T11:15:00Z" w:initials="TW">
    <w:p w14:paraId="68F60FE2" w14:textId="77777777" w:rsidR="00764D34" w:rsidRDefault="00764D34" w:rsidP="00764D34">
      <w:r>
        <w:rPr>
          <w:rStyle w:val="CommentReference"/>
        </w:rPr>
        <w:annotationRef/>
      </w:r>
      <w:r>
        <w:rPr>
          <w:sz w:val="20"/>
          <w:szCs w:val="20"/>
        </w:rPr>
        <w:t>Placeholder for Aspire chapter, I think.</w:t>
      </w:r>
    </w:p>
  </w:comment>
  <w:comment w:id="306" w:author="Rosenberg, Joshua" w:date="2026-04-10T15:24:00Z" w:initials="RJ">
    <w:p w14:paraId="45455B2A" w14:textId="77777777" w:rsidR="00650861" w:rsidRDefault="00650861" w:rsidP="00650861">
      <w:r>
        <w:rPr>
          <w:rStyle w:val="CommentReference"/>
        </w:rPr>
        <w:annotationRef/>
      </w:r>
      <w:r>
        <w:rPr>
          <w:sz w:val="20"/>
          <w:szCs w:val="20"/>
        </w:rPr>
        <w:t>addressed (and moved to be hike 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F32624" w15:done="0"/>
  <w15:commentEx w15:paraId="125A6422" w15:paraIdParent="66F32624" w15:done="0"/>
  <w15:commentEx w15:paraId="6B8D929F" w15:done="0"/>
  <w15:commentEx w15:paraId="68F60FE2" w15:paraIdParent="6B8D929F" w15:done="0"/>
  <w15:commentEx w15:paraId="45455B2A" w15:paraIdParent="6B8D92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80F7D9" w16cex:dateUtc="2026-02-03T18:09:00Z"/>
  <w16cex:commentExtensible w16cex:durableId="4E946A61" w16cex:dateUtc="2026-04-10T19:23:00Z"/>
  <w16cex:commentExtensible w16cex:durableId="21188C7C" w16cex:dateUtc="2026-02-04T19:09:00Z"/>
  <w16cex:commentExtensible w16cex:durableId="348A45F0" w16cex:dateUtc="2026-02-09T16:15:00Z"/>
  <w16cex:commentExtensible w16cex:durableId="41BDE5C6" w16cex:dateUtc="2026-04-10T1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F32624" w16cid:durableId="6280F7D9"/>
  <w16cid:commentId w16cid:paraId="125A6422" w16cid:durableId="4E946A61"/>
  <w16cid:commentId w16cid:paraId="6B8D929F" w16cid:durableId="21188C7C"/>
  <w16cid:commentId w16cid:paraId="68F60FE2" w16cid:durableId="348A45F0"/>
  <w16cid:commentId w16cid:paraId="45455B2A" w16cid:durableId="41BDE5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F4F8C" w14:textId="77777777" w:rsidR="003110AE" w:rsidRDefault="003110AE" w:rsidP="00A758EB">
      <w:pPr>
        <w:spacing w:line="240" w:lineRule="auto"/>
      </w:pPr>
      <w:r>
        <w:separator/>
      </w:r>
    </w:p>
  </w:endnote>
  <w:endnote w:type="continuationSeparator" w:id="0">
    <w:p w14:paraId="6B903ED0" w14:textId="77777777" w:rsidR="003110AE" w:rsidRDefault="003110AE" w:rsidP="00A758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7F851" w14:textId="77777777" w:rsidR="003110AE" w:rsidRDefault="003110AE" w:rsidP="00A758EB">
      <w:pPr>
        <w:spacing w:line="240" w:lineRule="auto"/>
      </w:pPr>
      <w:r>
        <w:separator/>
      </w:r>
    </w:p>
  </w:footnote>
  <w:footnote w:type="continuationSeparator" w:id="0">
    <w:p w14:paraId="460A1A78" w14:textId="77777777" w:rsidR="003110AE" w:rsidRDefault="003110AE" w:rsidP="00A758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6449E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339A0C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4E9659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95183817">
    <w:abstractNumId w:val="1"/>
  </w:num>
  <w:num w:numId="2" w16cid:durableId="1976443625">
    <w:abstractNumId w:val="2"/>
  </w:num>
  <w:num w:numId="3" w16cid:durableId="1804345102">
    <w:abstractNumId w:val="0"/>
  </w:num>
  <w:num w:numId="4" w16cid:durableId="11616546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enberg, Joshua">
    <w15:presenceInfo w15:providerId="AD" w15:userId="S::jrosenb8@utk.edu::8f4a504e-a175-48f5-a165-553d01a57c44"/>
  </w15:person>
  <w15:person w15:author="Fulton, Samantha">
    <w15:presenceInfo w15:providerId="AD" w15:userId="S::sfulton5@vols.utk.edu::0a5b4ceb-597f-4d37-9c59-ee082ef24eb9"/>
  </w15:person>
  <w15:person w15:author="Wells, Thomas">
    <w15:presenceInfo w15:providerId="AD" w15:userId="S::twells@utk.edu::c41a3a17-9bb4-4399-b083-7ebb61b35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831"/>
    <w:rsid w:val="000133E5"/>
    <w:rsid w:val="00014CB0"/>
    <w:rsid w:val="000152A4"/>
    <w:rsid w:val="00022D9F"/>
    <w:rsid w:val="00024A0A"/>
    <w:rsid w:val="00025835"/>
    <w:rsid w:val="000535EF"/>
    <w:rsid w:val="00073743"/>
    <w:rsid w:val="00081C86"/>
    <w:rsid w:val="000D0D10"/>
    <w:rsid w:val="000D3F17"/>
    <w:rsid w:val="000E17F8"/>
    <w:rsid w:val="0010046C"/>
    <w:rsid w:val="001045E7"/>
    <w:rsid w:val="00115256"/>
    <w:rsid w:val="00132AC5"/>
    <w:rsid w:val="00144B84"/>
    <w:rsid w:val="00145959"/>
    <w:rsid w:val="001565A2"/>
    <w:rsid w:val="00171E9A"/>
    <w:rsid w:val="00180300"/>
    <w:rsid w:val="001B55DD"/>
    <w:rsid w:val="001D43F5"/>
    <w:rsid w:val="001E056E"/>
    <w:rsid w:val="002004DD"/>
    <w:rsid w:val="00200D6F"/>
    <w:rsid w:val="002960BE"/>
    <w:rsid w:val="002A4822"/>
    <w:rsid w:val="002B681A"/>
    <w:rsid w:val="002C5C3A"/>
    <w:rsid w:val="002E4C1A"/>
    <w:rsid w:val="002F6951"/>
    <w:rsid w:val="0030573F"/>
    <w:rsid w:val="003110AE"/>
    <w:rsid w:val="00334941"/>
    <w:rsid w:val="003448FB"/>
    <w:rsid w:val="00347F22"/>
    <w:rsid w:val="00380ABA"/>
    <w:rsid w:val="003A27B5"/>
    <w:rsid w:val="003D5992"/>
    <w:rsid w:val="003E1EC1"/>
    <w:rsid w:val="003F37FD"/>
    <w:rsid w:val="0040214C"/>
    <w:rsid w:val="0041489B"/>
    <w:rsid w:val="004266DC"/>
    <w:rsid w:val="0045063E"/>
    <w:rsid w:val="00453092"/>
    <w:rsid w:val="00472E1A"/>
    <w:rsid w:val="004A1831"/>
    <w:rsid w:val="004B1C60"/>
    <w:rsid w:val="004F5FBB"/>
    <w:rsid w:val="00544FA0"/>
    <w:rsid w:val="00571764"/>
    <w:rsid w:val="00585918"/>
    <w:rsid w:val="00586C4F"/>
    <w:rsid w:val="00595821"/>
    <w:rsid w:val="005E2030"/>
    <w:rsid w:val="00602903"/>
    <w:rsid w:val="00604B35"/>
    <w:rsid w:val="00626D76"/>
    <w:rsid w:val="00637AF2"/>
    <w:rsid w:val="00640101"/>
    <w:rsid w:val="00650861"/>
    <w:rsid w:val="00677CB5"/>
    <w:rsid w:val="00687677"/>
    <w:rsid w:val="006932DA"/>
    <w:rsid w:val="006B38EF"/>
    <w:rsid w:val="00757D40"/>
    <w:rsid w:val="00764D34"/>
    <w:rsid w:val="00770CB1"/>
    <w:rsid w:val="007A6545"/>
    <w:rsid w:val="008016A9"/>
    <w:rsid w:val="0080382C"/>
    <w:rsid w:val="00822AA3"/>
    <w:rsid w:val="0082768B"/>
    <w:rsid w:val="00827DCC"/>
    <w:rsid w:val="00864948"/>
    <w:rsid w:val="008A3C2A"/>
    <w:rsid w:val="008B6AF5"/>
    <w:rsid w:val="008C1032"/>
    <w:rsid w:val="00930CFB"/>
    <w:rsid w:val="00932C8C"/>
    <w:rsid w:val="00954042"/>
    <w:rsid w:val="0098523C"/>
    <w:rsid w:val="00993038"/>
    <w:rsid w:val="00996744"/>
    <w:rsid w:val="00997228"/>
    <w:rsid w:val="009B70BD"/>
    <w:rsid w:val="009C5021"/>
    <w:rsid w:val="009C5716"/>
    <w:rsid w:val="009E1BBF"/>
    <w:rsid w:val="009F6732"/>
    <w:rsid w:val="009F6CBE"/>
    <w:rsid w:val="009F7D38"/>
    <w:rsid w:val="00A018C2"/>
    <w:rsid w:val="00A0342D"/>
    <w:rsid w:val="00A3009F"/>
    <w:rsid w:val="00A4162D"/>
    <w:rsid w:val="00A45F5A"/>
    <w:rsid w:val="00A6366F"/>
    <w:rsid w:val="00A71467"/>
    <w:rsid w:val="00A758EB"/>
    <w:rsid w:val="00A8784F"/>
    <w:rsid w:val="00A87FA2"/>
    <w:rsid w:val="00AA432C"/>
    <w:rsid w:val="00AB2D31"/>
    <w:rsid w:val="00AB3261"/>
    <w:rsid w:val="00AF4FA5"/>
    <w:rsid w:val="00B00336"/>
    <w:rsid w:val="00B03144"/>
    <w:rsid w:val="00B304C7"/>
    <w:rsid w:val="00B50F2F"/>
    <w:rsid w:val="00B55B72"/>
    <w:rsid w:val="00B86F2F"/>
    <w:rsid w:val="00B968DA"/>
    <w:rsid w:val="00BA7770"/>
    <w:rsid w:val="00BB4FF8"/>
    <w:rsid w:val="00BB72B1"/>
    <w:rsid w:val="00BF1D71"/>
    <w:rsid w:val="00C67F0D"/>
    <w:rsid w:val="00C8206F"/>
    <w:rsid w:val="00C91E50"/>
    <w:rsid w:val="00CD2DEC"/>
    <w:rsid w:val="00CD5A52"/>
    <w:rsid w:val="00CD6002"/>
    <w:rsid w:val="00D059FD"/>
    <w:rsid w:val="00D06604"/>
    <w:rsid w:val="00D3442B"/>
    <w:rsid w:val="00D444B2"/>
    <w:rsid w:val="00D52B00"/>
    <w:rsid w:val="00D619BB"/>
    <w:rsid w:val="00D70078"/>
    <w:rsid w:val="00DB6A80"/>
    <w:rsid w:val="00DC416A"/>
    <w:rsid w:val="00DC65D5"/>
    <w:rsid w:val="00DD2673"/>
    <w:rsid w:val="00DD5D32"/>
    <w:rsid w:val="00DE2005"/>
    <w:rsid w:val="00E0456A"/>
    <w:rsid w:val="00E4667E"/>
    <w:rsid w:val="00E61460"/>
    <w:rsid w:val="00EA3B2B"/>
    <w:rsid w:val="00EE48D9"/>
    <w:rsid w:val="00EE53DB"/>
    <w:rsid w:val="00F10E1E"/>
    <w:rsid w:val="00F1579E"/>
    <w:rsid w:val="00F32B2A"/>
    <w:rsid w:val="00F8021D"/>
    <w:rsid w:val="00FB7414"/>
    <w:rsid w:val="00FD1C42"/>
    <w:rsid w:val="00FD5D24"/>
    <w:rsid w:val="00FE2397"/>
    <w:rsid w:val="00FF4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8C86C"/>
  <w15:docId w15:val="{881E0114-094D-AA46-8C7D-E0DA0ED14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uiPriority="99"/>
    <w:lsdException w:name="Normal Indent" w:uiPriority="99"/>
    <w:lsdException w:name="List" w:uiPriority="99"/>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7D40"/>
    <w:pPr>
      <w:spacing w:after="0" w:line="480" w:lineRule="auto"/>
    </w:pPr>
    <w:rPr>
      <w:rFonts w:eastAsiaTheme="minorEastAsi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757D40"/>
    <w:pPr>
      <w:numPr>
        <w:ilvl w:val="1"/>
      </w:numPr>
    </w:pPr>
    <w:rPr>
      <w:rFonts w:ascii="Arial" w:eastAsiaTheme="majorEastAsia" w:hAnsi="Arial" w:cstheme="majorBidi"/>
      <w:iCs/>
      <w:spacing w:val="15"/>
      <w:sz w:val="28"/>
    </w:rPr>
  </w:style>
  <w:style w:type="character" w:customStyle="1" w:styleId="SubtitleChar">
    <w:name w:val="Subtitle Char"/>
    <w:basedOn w:val="DefaultParagraphFont"/>
    <w:link w:val="Subtitle"/>
    <w:uiPriority w:val="11"/>
    <w:rsid w:val="00757D40"/>
    <w:rPr>
      <w:rFonts w:ascii="Arial" w:eastAsiaTheme="majorEastAsia" w:hAnsi="Arial" w:cstheme="majorBidi"/>
      <w:iCs/>
      <w:spacing w:val="15"/>
      <w:sz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A-Head">
    <w:name w:val="A-Head"/>
    <w:basedOn w:val="Normal"/>
    <w:qFormat/>
    <w:rsid w:val="00757D40"/>
    <w:pPr>
      <w:jc w:val="center"/>
    </w:pPr>
    <w:rPr>
      <w:rFonts w:ascii="Arial" w:hAnsi="Arial"/>
      <w:b/>
      <w:sz w:val="32"/>
    </w:rPr>
  </w:style>
  <w:style w:type="paragraph" w:customStyle="1" w:styleId="author0">
    <w:name w:val="author"/>
    <w:basedOn w:val="Normal"/>
    <w:qFormat/>
    <w:rsid w:val="00757D40"/>
    <w:pPr>
      <w:ind w:left="720"/>
    </w:pPr>
    <w:rPr>
      <w:sz w:val="28"/>
    </w:rPr>
  </w:style>
  <w:style w:type="paragraph" w:customStyle="1" w:styleId="B-head">
    <w:name w:val="B-head"/>
    <w:basedOn w:val="Normal"/>
    <w:qFormat/>
    <w:rsid w:val="00757D40"/>
    <w:pPr>
      <w:ind w:left="720"/>
    </w:pPr>
    <w:rPr>
      <w:rFonts w:ascii="Arial" w:hAnsi="Arial"/>
      <w:sz w:val="32"/>
    </w:rPr>
  </w:style>
  <w:style w:type="paragraph" w:customStyle="1" w:styleId="biblio">
    <w:name w:val="biblio"/>
    <w:basedOn w:val="Normal"/>
    <w:qFormat/>
    <w:rsid w:val="00757D40"/>
    <w:pPr>
      <w:ind w:left="720" w:hanging="720"/>
    </w:pPr>
  </w:style>
  <w:style w:type="paragraph" w:customStyle="1" w:styleId="blockquote">
    <w:name w:val="block quote"/>
    <w:basedOn w:val="Normal"/>
    <w:qFormat/>
    <w:rsid w:val="00757D40"/>
    <w:pPr>
      <w:ind w:left="720" w:right="720"/>
    </w:pPr>
  </w:style>
  <w:style w:type="character" w:customStyle="1" w:styleId="bold1">
    <w:name w:val="bold 1"/>
    <w:basedOn w:val="DefaultParagraphFont"/>
    <w:uiPriority w:val="1"/>
    <w:qFormat/>
    <w:rsid w:val="00757D40"/>
    <w:rPr>
      <w:rFonts w:asciiTheme="minorHAnsi" w:hAnsiTheme="minorHAnsi"/>
      <w:b/>
      <w:i w:val="0"/>
      <w:sz w:val="24"/>
    </w:rPr>
  </w:style>
  <w:style w:type="paragraph" w:customStyle="1" w:styleId="C-head">
    <w:name w:val="C-head"/>
    <w:basedOn w:val="Normal"/>
    <w:qFormat/>
    <w:rsid w:val="00757D40"/>
    <w:rPr>
      <w:rFonts w:ascii="Arial" w:hAnsi="Arial"/>
      <w:u w:val="single"/>
    </w:rPr>
  </w:style>
  <w:style w:type="paragraph" w:customStyle="1" w:styleId="Caption1">
    <w:name w:val="Caption1"/>
    <w:basedOn w:val="Normal"/>
    <w:qFormat/>
    <w:rsid w:val="00757D40"/>
  </w:style>
  <w:style w:type="paragraph" w:customStyle="1" w:styleId="center">
    <w:name w:val="center"/>
    <w:basedOn w:val="Normal"/>
    <w:qFormat/>
    <w:rsid w:val="00757D40"/>
    <w:pPr>
      <w:jc w:val="center"/>
    </w:pPr>
  </w:style>
  <w:style w:type="paragraph" w:customStyle="1" w:styleId="ChapterNumber">
    <w:name w:val="Chapter Number"/>
    <w:basedOn w:val="Normal"/>
    <w:qFormat/>
    <w:rsid w:val="00757D40"/>
    <w:rPr>
      <w:rFonts w:ascii="Arial" w:hAnsi="Arial"/>
      <w:b/>
      <w:sz w:val="40"/>
    </w:rPr>
  </w:style>
  <w:style w:type="paragraph" w:customStyle="1" w:styleId="ChapterTitle">
    <w:name w:val="Chapter Title"/>
    <w:basedOn w:val="ChapterNumber"/>
    <w:qFormat/>
    <w:rsid w:val="00757D40"/>
  </w:style>
  <w:style w:type="paragraph" w:customStyle="1" w:styleId="eipigraphsource">
    <w:name w:val="eipigraph source"/>
    <w:basedOn w:val="Normal"/>
    <w:qFormat/>
    <w:rsid w:val="00757D40"/>
    <w:pPr>
      <w:ind w:right="720"/>
      <w:jc w:val="right"/>
    </w:pPr>
  </w:style>
  <w:style w:type="paragraph" w:customStyle="1" w:styleId="epigraphchapteropener">
    <w:name w:val="epigraph chapter opener"/>
    <w:basedOn w:val="blockquote"/>
    <w:qFormat/>
    <w:rsid w:val="00757D40"/>
  </w:style>
  <w:style w:type="paragraph" w:customStyle="1" w:styleId="Epigraphintext">
    <w:name w:val="Epigraph in text"/>
    <w:basedOn w:val="epigraphchapteropener"/>
    <w:qFormat/>
    <w:rsid w:val="00757D40"/>
  </w:style>
  <w:style w:type="paragraph" w:customStyle="1" w:styleId="poetry">
    <w:name w:val="poetry"/>
    <w:basedOn w:val="Normal"/>
    <w:qFormat/>
    <w:rsid w:val="00757D40"/>
    <w:pPr>
      <w:ind w:left="1080" w:right="1080"/>
    </w:pPr>
  </w:style>
  <w:style w:type="paragraph" w:customStyle="1" w:styleId="Extracthead">
    <w:name w:val="Extract head"/>
    <w:basedOn w:val="poetry"/>
    <w:qFormat/>
    <w:rsid w:val="00757D40"/>
    <w:rPr>
      <w:b/>
    </w:rPr>
  </w:style>
  <w:style w:type="paragraph" w:styleId="Index1">
    <w:name w:val="index 1"/>
    <w:basedOn w:val="Normal"/>
    <w:next w:val="Normal"/>
    <w:autoRedefine/>
    <w:uiPriority w:val="99"/>
    <w:unhideWhenUsed/>
    <w:rsid w:val="00757D40"/>
    <w:pPr>
      <w:ind w:left="360" w:hanging="360"/>
    </w:pPr>
  </w:style>
  <w:style w:type="character" w:customStyle="1" w:styleId="ital1">
    <w:name w:val="ital 1"/>
    <w:basedOn w:val="DefaultParagraphFont"/>
    <w:uiPriority w:val="1"/>
    <w:qFormat/>
    <w:rsid w:val="00757D40"/>
    <w:rPr>
      <w:rFonts w:asciiTheme="minorHAnsi" w:hAnsiTheme="minorHAnsi"/>
      <w:b w:val="0"/>
      <w:i/>
      <w:sz w:val="24"/>
    </w:rPr>
  </w:style>
  <w:style w:type="paragraph" w:styleId="ListBullet">
    <w:name w:val="List Bullet"/>
    <w:basedOn w:val="Normal"/>
    <w:uiPriority w:val="99"/>
    <w:unhideWhenUsed/>
    <w:rsid w:val="00757D40"/>
    <w:pPr>
      <w:numPr>
        <w:numId w:val="4"/>
      </w:numPr>
      <w:contextualSpacing/>
    </w:pPr>
  </w:style>
  <w:style w:type="paragraph" w:styleId="List">
    <w:name w:val="List"/>
    <w:aliases w:val="List unnumbered"/>
    <w:basedOn w:val="Normal"/>
    <w:uiPriority w:val="99"/>
    <w:unhideWhenUsed/>
    <w:rsid w:val="00757D40"/>
    <w:pPr>
      <w:ind w:left="1080" w:hanging="360"/>
      <w:contextualSpacing/>
    </w:pPr>
  </w:style>
  <w:style w:type="paragraph" w:styleId="NormalIndent">
    <w:name w:val="Normal Indent"/>
    <w:basedOn w:val="Normal"/>
    <w:uiPriority w:val="99"/>
    <w:unhideWhenUsed/>
    <w:rsid w:val="00757D40"/>
    <w:pPr>
      <w:ind w:left="720"/>
    </w:pPr>
  </w:style>
  <w:style w:type="paragraph" w:customStyle="1" w:styleId="notes">
    <w:name w:val="notes"/>
    <w:basedOn w:val="Normal"/>
    <w:qFormat/>
    <w:rsid w:val="00757D40"/>
    <w:pPr>
      <w:ind w:firstLine="720"/>
    </w:pPr>
  </w:style>
  <w:style w:type="paragraph" w:customStyle="1" w:styleId="Noteextract">
    <w:name w:val="Note extract"/>
    <w:basedOn w:val="notes"/>
    <w:qFormat/>
    <w:rsid w:val="00757D40"/>
    <w:pPr>
      <w:ind w:left="720" w:right="720" w:firstLine="0"/>
    </w:pPr>
  </w:style>
  <w:style w:type="paragraph" w:customStyle="1" w:styleId="ornament">
    <w:name w:val="ornament"/>
    <w:basedOn w:val="center"/>
    <w:qFormat/>
    <w:rsid w:val="00757D40"/>
  </w:style>
  <w:style w:type="paragraph" w:customStyle="1" w:styleId="PartTitle">
    <w:name w:val="Part Title"/>
    <w:basedOn w:val="Normal"/>
    <w:qFormat/>
    <w:rsid w:val="00757D40"/>
    <w:pPr>
      <w:jc w:val="center"/>
    </w:pPr>
    <w:rPr>
      <w:rFonts w:ascii="Arial" w:hAnsi="Arial"/>
      <w:b/>
      <w:bCs/>
      <w:smallCaps/>
      <w:sz w:val="48"/>
      <w:szCs w:val="48"/>
    </w:rPr>
  </w:style>
  <w:style w:type="paragraph" w:customStyle="1" w:styleId="SmallA-head">
    <w:name w:val="Small A-head"/>
    <w:basedOn w:val="A-Head"/>
    <w:qFormat/>
    <w:rsid w:val="00757D40"/>
    <w:rPr>
      <w:sz w:val="28"/>
    </w:rPr>
  </w:style>
  <w:style w:type="character" w:customStyle="1" w:styleId="smallcaps">
    <w:name w:val="small caps"/>
    <w:basedOn w:val="DefaultParagraphFont"/>
    <w:uiPriority w:val="1"/>
    <w:qFormat/>
    <w:rsid w:val="00757D40"/>
    <w:rPr>
      <w:rFonts w:ascii="Calibri" w:hAnsi="Calibri"/>
      <w:b w:val="0"/>
      <w:i w:val="0"/>
      <w:caps w:val="0"/>
      <w:smallCaps/>
      <w:strike w:val="0"/>
      <w:dstrike w:val="0"/>
      <w:vanish w:val="0"/>
      <w:sz w:val="24"/>
      <w:vertAlign w:val="baseline"/>
    </w:rPr>
  </w:style>
  <w:style w:type="paragraph" w:customStyle="1" w:styleId="SmallChapterHead">
    <w:name w:val="Small Chapter Head"/>
    <w:basedOn w:val="ChapterNumber"/>
    <w:qFormat/>
    <w:rsid w:val="00757D40"/>
    <w:rPr>
      <w:sz w:val="36"/>
    </w:rPr>
  </w:style>
  <w:style w:type="character" w:customStyle="1" w:styleId="underline">
    <w:name w:val="underline"/>
    <w:basedOn w:val="DefaultParagraphFont"/>
    <w:uiPriority w:val="1"/>
    <w:qFormat/>
    <w:rsid w:val="00757D40"/>
    <w:rPr>
      <w:u w:val="single"/>
    </w:rPr>
  </w:style>
  <w:style w:type="character" w:styleId="CommentReference">
    <w:name w:val="annotation reference"/>
    <w:basedOn w:val="DefaultParagraphFont"/>
    <w:rsid w:val="00757D40"/>
    <w:rPr>
      <w:sz w:val="16"/>
      <w:szCs w:val="16"/>
    </w:rPr>
  </w:style>
  <w:style w:type="paragraph" w:styleId="CommentText">
    <w:name w:val="annotation text"/>
    <w:basedOn w:val="Normal"/>
    <w:link w:val="CommentTextChar"/>
    <w:rsid w:val="00757D40"/>
    <w:pPr>
      <w:spacing w:line="240" w:lineRule="auto"/>
    </w:pPr>
    <w:rPr>
      <w:sz w:val="20"/>
      <w:szCs w:val="20"/>
    </w:rPr>
  </w:style>
  <w:style w:type="character" w:customStyle="1" w:styleId="CommentTextChar">
    <w:name w:val="Comment Text Char"/>
    <w:basedOn w:val="DefaultParagraphFont"/>
    <w:link w:val="CommentText"/>
    <w:rsid w:val="00757D40"/>
    <w:rPr>
      <w:rFonts w:eastAsiaTheme="minorEastAsia"/>
      <w:sz w:val="20"/>
      <w:szCs w:val="20"/>
    </w:rPr>
  </w:style>
  <w:style w:type="paragraph" w:styleId="CommentSubject">
    <w:name w:val="annotation subject"/>
    <w:basedOn w:val="CommentText"/>
    <w:next w:val="CommentText"/>
    <w:link w:val="CommentSubjectChar"/>
    <w:rsid w:val="00757D40"/>
    <w:rPr>
      <w:b/>
      <w:bCs/>
    </w:rPr>
  </w:style>
  <w:style w:type="character" w:customStyle="1" w:styleId="CommentSubjectChar">
    <w:name w:val="Comment Subject Char"/>
    <w:basedOn w:val="CommentTextChar"/>
    <w:link w:val="CommentSubject"/>
    <w:rsid w:val="00757D40"/>
    <w:rPr>
      <w:rFonts w:eastAsiaTheme="minorEastAsia"/>
      <w:b/>
      <w:bCs/>
      <w:sz w:val="20"/>
      <w:szCs w:val="20"/>
    </w:rPr>
  </w:style>
  <w:style w:type="paragraph" w:styleId="Revision">
    <w:name w:val="Revision"/>
    <w:hidden/>
    <w:rsid w:val="00D06604"/>
    <w:pPr>
      <w:spacing w:after="0"/>
    </w:pPr>
    <w:rPr>
      <w:rFonts w:eastAsiaTheme="minorEastAsia"/>
    </w:rPr>
  </w:style>
  <w:style w:type="paragraph" w:styleId="Header">
    <w:name w:val="header"/>
    <w:basedOn w:val="Normal"/>
    <w:link w:val="HeaderChar"/>
    <w:rsid w:val="00A758EB"/>
    <w:pPr>
      <w:tabs>
        <w:tab w:val="center" w:pos="4680"/>
        <w:tab w:val="right" w:pos="9360"/>
      </w:tabs>
      <w:spacing w:line="240" w:lineRule="auto"/>
    </w:pPr>
  </w:style>
  <w:style w:type="character" w:customStyle="1" w:styleId="HeaderChar">
    <w:name w:val="Header Char"/>
    <w:basedOn w:val="DefaultParagraphFont"/>
    <w:link w:val="Header"/>
    <w:rsid w:val="00A758EB"/>
    <w:rPr>
      <w:rFonts w:eastAsiaTheme="minorEastAsia"/>
    </w:rPr>
  </w:style>
  <w:style w:type="paragraph" w:styleId="Footer">
    <w:name w:val="footer"/>
    <w:basedOn w:val="Normal"/>
    <w:link w:val="FooterChar"/>
    <w:rsid w:val="00A758EB"/>
    <w:pPr>
      <w:tabs>
        <w:tab w:val="center" w:pos="4680"/>
        <w:tab w:val="right" w:pos="9360"/>
      </w:tabs>
      <w:spacing w:line="240" w:lineRule="auto"/>
    </w:pPr>
  </w:style>
  <w:style w:type="character" w:customStyle="1" w:styleId="FooterChar">
    <w:name w:val="Footer Char"/>
    <w:basedOn w:val="DefaultParagraphFont"/>
    <w:link w:val="Footer"/>
    <w:rsid w:val="00A758E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utarboretum.tennessee.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isitknoxville.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E399A-A6B0-D249-925D-C4EA1DC2E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44</Pages>
  <Words>6037</Words>
  <Characters>30307</Characters>
  <Application>Microsoft Office Word</Application>
  <DocSecurity>0</DocSecurity>
  <Lines>1122</Lines>
  <Paragraphs>865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Thomas Wells</dc:creator>
  <cp:keywords/>
  <cp:lastModifiedBy>Rosenberg, Joshua</cp:lastModifiedBy>
  <cp:revision>148</cp:revision>
  <dcterms:created xsi:type="dcterms:W3CDTF">2026-01-15T18:02:00Z</dcterms:created>
  <dcterms:modified xsi:type="dcterms:W3CDTF">2026-04-10T20:29:00Z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