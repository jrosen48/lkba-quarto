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E5F7" w14:textId="77777777" w:rsidR="002311AA" w:rsidRDefault="002F78CF" w:rsidP="002F78CF">
      <w:pPr>
        <w:pStyle w:val="SmallChapterHead"/>
      </w:pPr>
      <w:bookmarkStart w:id="0" w:name="appendix"/>
      <w:r>
        <w:t>Appendix</w:t>
      </w:r>
    </w:p>
    <w:p w14:paraId="746F2A26" w14:textId="77777777" w:rsidR="002F78CF" w:rsidRDefault="002F78CF" w:rsidP="002F78CF"/>
    <w:p w14:paraId="0561E5F9" w14:textId="77777777" w:rsidR="002311AA" w:rsidRDefault="002F78CF" w:rsidP="002F78CF">
      <w:pPr>
        <w:pStyle w:val="A-Head"/>
      </w:pPr>
      <w:bookmarkStart w:id="1" w:name="X4914612e68d98b0e2eb7175aefcd4f857614e59"/>
      <w:bookmarkStart w:id="2" w:name="lkba---appendix"/>
      <w:bookmarkEnd w:id="0"/>
      <w:r>
        <w:t>Leave No Trace: Keeping the Wilderness Wild</w:t>
      </w:r>
    </w:p>
    <w:p w14:paraId="0561E5FA" w14:textId="38F019E2" w:rsidR="002311AA" w:rsidRDefault="002F78CF" w:rsidP="002F78CF">
      <w:del w:id="3" w:author="Rosenberg, Joshua" w:date="2026-04-07T21:32:00Z" w16du:dateUtc="2026-04-08T02:32:00Z">
        <w:r w:rsidDel="00AD2B8D">
          <w:delText>These help</w:delText>
        </w:r>
      </w:del>
      <w:ins w:id="4" w:author="Rosenberg, Joshua" w:date="2026-04-07T21:32:00Z" w16du:dateUtc="2026-04-08T02:32:00Z">
        <w:r w:rsidR="00AD2B8D">
          <w:t>The following principles</w:t>
        </w:r>
      </w:ins>
      <w:r>
        <w:t xml:space="preserve"> preserve outdoor spaces for future adventurers.</w:t>
      </w:r>
    </w:p>
    <w:p w14:paraId="3092C41A" w14:textId="77777777" w:rsidR="002F78CF" w:rsidRDefault="002F78CF" w:rsidP="002F78CF"/>
    <w:p w14:paraId="0561E5FB" w14:textId="77777777" w:rsidR="002311AA" w:rsidRDefault="002F78CF" w:rsidP="002F78CF">
      <w:pPr>
        <w:pStyle w:val="B-head"/>
      </w:pPr>
      <w:bookmarkStart w:id="5" w:name="plan-ahead-and-prepare"/>
      <w:r>
        <w:t xml:space="preserve">1. </w:t>
      </w:r>
      <w:proofErr w:type="gramStart"/>
      <w:r>
        <w:t>Plan Ahead</w:t>
      </w:r>
      <w:proofErr w:type="gramEnd"/>
      <w:r>
        <w:t xml:space="preserve"> and Prepare</w:t>
      </w:r>
    </w:p>
    <w:p w14:paraId="0561E5FC" w14:textId="09F25BFC" w:rsidR="002311AA" w:rsidRDefault="002F78CF" w:rsidP="002F78CF">
      <w:r>
        <w:t xml:space="preserve">Check weather conditions before you </w:t>
      </w:r>
      <w:r w:rsidR="005C5C4C">
        <w:t>go and</w:t>
      </w:r>
      <w:r>
        <w:t xml:space="preserve"> consider checking the website for the </w:t>
      </w:r>
      <w:proofErr w:type="gramStart"/>
      <w:r>
        <w:t>area</w:t>
      </w:r>
      <w:proofErr w:type="gramEnd"/>
      <w:r>
        <w:t xml:space="preserve"> you’ll be hiking in to ensure the trail is open and in good condition (</w:t>
      </w:r>
      <w:proofErr w:type="gramStart"/>
      <w:r>
        <w:t>the vast majority of</w:t>
      </w:r>
      <w:proofErr w:type="gramEnd"/>
      <w:r>
        <w:t xml:space="preserve"> the time, trails are open!). Pack appropriate gear and extra supplies, especially since you’ll be hiking with littles.</w:t>
      </w:r>
    </w:p>
    <w:p w14:paraId="70EC5324" w14:textId="77777777" w:rsidR="002F78CF" w:rsidRDefault="002F78CF" w:rsidP="002F78CF"/>
    <w:p w14:paraId="0561E5FD" w14:textId="77777777" w:rsidR="002311AA" w:rsidRPr="002F78CF" w:rsidRDefault="002F78CF" w:rsidP="002F78CF">
      <w:pPr>
        <w:pStyle w:val="B-head"/>
      </w:pPr>
      <w:bookmarkStart w:id="6" w:name="travel-and-camp-on-durable-surfaces"/>
      <w:bookmarkEnd w:id="5"/>
      <w:r>
        <w:t>2. Travel and Camp on Durable Surfaces</w:t>
      </w:r>
    </w:p>
    <w:p w14:paraId="0561E5FE" w14:textId="77777777" w:rsidR="002311AA" w:rsidRDefault="002F78CF" w:rsidP="002F78CF">
      <w:r>
        <w:t>Whenever possible, keep to established trails and campsites (we know one of our little hikers had a different tip in an earlier chapter!). Walk single file down the middle of the path - this protects trailside plants and prevents unnecessary erosion. When camping, look for hard, dry ground or existing sites that can handle the impact.</w:t>
      </w:r>
    </w:p>
    <w:p w14:paraId="4CF28B79" w14:textId="77777777" w:rsidR="002F78CF" w:rsidRDefault="002F78CF" w:rsidP="002F78CF"/>
    <w:p w14:paraId="0561E5FF" w14:textId="77777777" w:rsidR="002311AA" w:rsidRPr="002F78CF" w:rsidRDefault="002F78CF" w:rsidP="002F78CF">
      <w:pPr>
        <w:pStyle w:val="B-head"/>
      </w:pPr>
      <w:bookmarkStart w:id="7" w:name="pack-it-in-pack-it-out"/>
      <w:bookmarkEnd w:id="6"/>
      <w:r>
        <w:t>3. Pack It In, Pack It Out</w:t>
      </w:r>
    </w:p>
    <w:p w14:paraId="0561E600" w14:textId="4B0B4B72" w:rsidR="002311AA" w:rsidRDefault="002F78CF" w:rsidP="002F78CF">
      <w:r>
        <w:t xml:space="preserve">Everything you bring must leave with you - food scraps, hygiene products, all of it. For bathroom breaks, if you can’t make it to a bathroom, look to go at least 200 feet from water sources. For number </w:t>
      </w:r>
      <w:r w:rsidR="005C5C4C">
        <w:t>two</w:t>
      </w:r>
      <w:r>
        <w:t>, try to dig a hole to prevent runoff.</w:t>
      </w:r>
    </w:p>
    <w:p w14:paraId="15C59C2A" w14:textId="77777777" w:rsidR="002F78CF" w:rsidRDefault="002F78CF" w:rsidP="002F78CF"/>
    <w:p w14:paraId="0561E601" w14:textId="77777777" w:rsidR="002311AA" w:rsidRDefault="002F78CF" w:rsidP="002F78CF">
      <w:pPr>
        <w:pStyle w:val="B-head"/>
      </w:pPr>
      <w:bookmarkStart w:id="8" w:name="leave-what-you-find"/>
      <w:bookmarkEnd w:id="7"/>
      <w:r>
        <w:t>4. Leave What You Find</w:t>
      </w:r>
    </w:p>
    <w:p w14:paraId="0561E602" w14:textId="77777777" w:rsidR="002311AA" w:rsidRDefault="002F78CF" w:rsidP="002F78CF">
      <w:r>
        <w:t>The outdoors is full of treasures. Admire them, photograph them, but it’s best to leave them where they are.</w:t>
      </w:r>
    </w:p>
    <w:p w14:paraId="38600B59" w14:textId="77777777" w:rsidR="002F78CF" w:rsidRDefault="002F78CF" w:rsidP="002F78CF"/>
    <w:p w14:paraId="0561E603" w14:textId="77777777" w:rsidR="002311AA" w:rsidRDefault="002F78CF" w:rsidP="002F78CF">
      <w:pPr>
        <w:pStyle w:val="B-head"/>
      </w:pPr>
      <w:bookmarkStart w:id="9" w:name="minimize-campfire-impact"/>
      <w:bookmarkEnd w:id="8"/>
      <w:r>
        <w:t>5. Minimize Campfire Impact</w:t>
      </w:r>
    </w:p>
    <w:p w14:paraId="0561E604" w14:textId="77777777" w:rsidR="002311AA" w:rsidRDefault="002F78CF" w:rsidP="002F78CF">
      <w:r>
        <w:t>If you need or want to have a fire (when camping), use established rings or fire pans. Keep it small, stick to local dead wood, and ensure it’s completely cold before you leave.</w:t>
      </w:r>
    </w:p>
    <w:p w14:paraId="3444EE46" w14:textId="77777777" w:rsidR="002F78CF" w:rsidRDefault="002F78CF" w:rsidP="002F78CF"/>
    <w:p w14:paraId="0561E605" w14:textId="77777777" w:rsidR="002311AA" w:rsidRDefault="002F78CF" w:rsidP="002F78CF">
      <w:pPr>
        <w:pStyle w:val="B-head"/>
      </w:pPr>
      <w:bookmarkStart w:id="10" w:name="respect-wildlife"/>
      <w:bookmarkEnd w:id="9"/>
      <w:r>
        <w:t>6. Respect Wildlife</w:t>
      </w:r>
    </w:p>
    <w:p w14:paraId="0561E606" w14:textId="77777777" w:rsidR="002311AA" w:rsidRDefault="002F78CF" w:rsidP="002F78CF">
      <w:r>
        <w:t>Watch animals from a distance - no following, no feeding, no disturbing their homes. Store food securely and keep garbage out of reach. If you bring a doggy, keep them under control and away from wildlife.</w:t>
      </w:r>
    </w:p>
    <w:p w14:paraId="320905B7" w14:textId="77777777" w:rsidR="002F78CF" w:rsidRDefault="002F78CF" w:rsidP="002F78CF"/>
    <w:p w14:paraId="2F22EBB6" w14:textId="510B1E94" w:rsidR="002F78CF" w:rsidRDefault="002F78CF" w:rsidP="002F78CF">
      <w:pPr>
        <w:pStyle w:val="B-head"/>
      </w:pPr>
      <w:bookmarkStart w:id="11" w:name="be-considerate"/>
      <w:bookmarkEnd w:id="10"/>
      <w:r>
        <w:t>7. Be Considerate</w:t>
      </w:r>
    </w:p>
    <w:p w14:paraId="0561E608" w14:textId="77777777" w:rsidR="002311AA" w:rsidRDefault="002F78CF" w:rsidP="002F78CF">
      <w:r>
        <w:t xml:space="preserve">The wilderness is for everyone. One small part of trail etiquette is to yield to those hiking </w:t>
      </w:r>
      <w:r>
        <w:rPr>
          <w:i/>
          <w:iCs/>
        </w:rPr>
        <w:t>up</w:t>
      </w:r>
      <w:r>
        <w:t xml:space="preserve"> on a trail (it’s okay and understandable if little ones don’t consistently do this, but it’s a nice start to mention to those who are older!).</w:t>
      </w:r>
    </w:p>
    <w:p w14:paraId="534BF46D" w14:textId="77777777" w:rsidR="002F78CF" w:rsidRDefault="002F78CF" w:rsidP="002F78CF"/>
    <w:p w14:paraId="0561E609" w14:textId="77777777" w:rsidR="002311AA" w:rsidRPr="002F78CF" w:rsidRDefault="002F78CF" w:rsidP="002F78CF">
      <w:pPr>
        <w:pStyle w:val="A-Head"/>
      </w:pPr>
      <w:bookmarkStart w:id="12" w:name="optional-gear"/>
      <w:bookmarkEnd w:id="1"/>
      <w:bookmarkEnd w:id="11"/>
      <w:r>
        <w:t>Optional Gear</w:t>
      </w:r>
    </w:p>
    <w:p w14:paraId="0561E60A" w14:textId="098EA07C" w:rsidR="002311AA" w:rsidRDefault="002F78CF" w:rsidP="002F78CF">
      <w:r>
        <w:t>Consider these additions based on your route and conditions.</w:t>
      </w:r>
    </w:p>
    <w:p w14:paraId="46A2F5DA" w14:textId="77777777" w:rsidR="002F78CF" w:rsidRDefault="002F78CF" w:rsidP="002F78CF"/>
    <w:p w14:paraId="0561E60B" w14:textId="77777777" w:rsidR="002311AA" w:rsidRPr="002F78CF" w:rsidRDefault="002F78CF" w:rsidP="002F78CF">
      <w:pPr>
        <w:pStyle w:val="B-head"/>
      </w:pPr>
      <w:bookmarkStart w:id="13" w:name="water-gear"/>
      <w:r>
        <w:t>Water Gear</w:t>
      </w:r>
    </w:p>
    <w:p w14:paraId="0561E60C" w14:textId="77777777" w:rsidR="002311AA" w:rsidRDefault="002F78CF" w:rsidP="002F78CF">
      <w:pPr>
        <w:pStyle w:val="List"/>
      </w:pPr>
      <w:r>
        <w:t>Water shoes</w:t>
      </w:r>
    </w:p>
    <w:p w14:paraId="0561E60D" w14:textId="77777777" w:rsidR="002311AA" w:rsidRDefault="002F78CF" w:rsidP="002F78CF">
      <w:pPr>
        <w:pStyle w:val="List"/>
      </w:pPr>
      <w:r>
        <w:t>Spare socks</w:t>
      </w:r>
    </w:p>
    <w:p w14:paraId="0561E60E" w14:textId="77777777" w:rsidR="002311AA" w:rsidRDefault="002F78CF" w:rsidP="002F78CF">
      <w:pPr>
        <w:pStyle w:val="List"/>
      </w:pPr>
      <w:r>
        <w:t>Change of clothes</w:t>
      </w:r>
    </w:p>
    <w:p w14:paraId="0561E60F" w14:textId="77777777" w:rsidR="002311AA" w:rsidRDefault="002F78CF" w:rsidP="002F78CF">
      <w:pPr>
        <w:pStyle w:val="List"/>
      </w:pPr>
      <w:r>
        <w:t>A towel</w:t>
      </w:r>
    </w:p>
    <w:p w14:paraId="198B135D" w14:textId="77777777" w:rsidR="002F78CF" w:rsidRDefault="002F78CF" w:rsidP="002F78CF">
      <w:pPr>
        <w:pStyle w:val="List"/>
      </w:pPr>
    </w:p>
    <w:p w14:paraId="0561E610" w14:textId="77777777" w:rsidR="002311AA" w:rsidRDefault="002F78CF" w:rsidP="002F78CF">
      <w:pPr>
        <w:pStyle w:val="B-head"/>
      </w:pPr>
      <w:bookmarkStart w:id="14" w:name="weather-protection"/>
      <w:bookmarkEnd w:id="13"/>
      <w:r>
        <w:t>Weather Protection</w:t>
      </w:r>
    </w:p>
    <w:p w14:paraId="0561E611" w14:textId="77777777" w:rsidR="002311AA" w:rsidRDefault="002F78CF" w:rsidP="002F78CF">
      <w:pPr>
        <w:pStyle w:val="List"/>
      </w:pPr>
      <w:r>
        <w:t>Long-sleeve shirt</w:t>
      </w:r>
    </w:p>
    <w:p w14:paraId="0561E612" w14:textId="77777777" w:rsidR="002311AA" w:rsidRDefault="002F78CF" w:rsidP="002F78CF">
      <w:pPr>
        <w:pStyle w:val="List"/>
      </w:pPr>
      <w:r>
        <w:t>Warmer layer (fleece, wool)</w:t>
      </w:r>
    </w:p>
    <w:p w14:paraId="0561E613" w14:textId="77777777" w:rsidR="002311AA" w:rsidRDefault="002F78CF" w:rsidP="002F78CF">
      <w:pPr>
        <w:pStyle w:val="List"/>
      </w:pPr>
      <w:r>
        <w:t>Rain shell or windbreaker</w:t>
      </w:r>
    </w:p>
    <w:p w14:paraId="45FE73E5" w14:textId="77777777" w:rsidR="002F78CF" w:rsidRDefault="002F78CF" w:rsidP="002F78CF">
      <w:pPr>
        <w:pStyle w:val="List"/>
      </w:pPr>
    </w:p>
    <w:p w14:paraId="0561E614" w14:textId="77777777" w:rsidR="002311AA" w:rsidRDefault="002F78CF" w:rsidP="002F78CF">
      <w:pPr>
        <w:pStyle w:val="B-head"/>
      </w:pPr>
      <w:bookmarkStart w:id="15" w:name="extra-equipment"/>
      <w:bookmarkEnd w:id="14"/>
      <w:r>
        <w:t>Extra Equipment</w:t>
      </w:r>
    </w:p>
    <w:p w14:paraId="0561E615" w14:textId="77777777" w:rsidR="002311AA" w:rsidRDefault="002F78CF" w:rsidP="002F78CF">
      <w:pPr>
        <w:pStyle w:val="List"/>
      </w:pPr>
      <w:r>
        <w:t>Trekking poles (great for crossing creeks!)</w:t>
      </w:r>
    </w:p>
    <w:p w14:paraId="0561E616" w14:textId="77777777" w:rsidR="002311AA" w:rsidRDefault="002F78CF" w:rsidP="002F78CF">
      <w:pPr>
        <w:pStyle w:val="List"/>
      </w:pPr>
      <w:r>
        <w:t>Child carriers if needed</w:t>
      </w:r>
    </w:p>
    <w:p w14:paraId="0561E617" w14:textId="77777777" w:rsidR="002311AA" w:rsidRDefault="002F78CF" w:rsidP="002F78CF">
      <w:pPr>
        <w:pStyle w:val="List"/>
      </w:pPr>
      <w:r>
        <w:t>Sunscreen</w:t>
      </w:r>
    </w:p>
    <w:p w14:paraId="0561E618" w14:textId="77777777" w:rsidR="002311AA" w:rsidRDefault="002F78CF" w:rsidP="002F78CF">
      <w:pPr>
        <w:pStyle w:val="List"/>
      </w:pPr>
      <w:r>
        <w:t>Insect repellent</w:t>
      </w:r>
    </w:p>
    <w:p w14:paraId="0561E619" w14:textId="77777777" w:rsidR="002311AA" w:rsidRDefault="002F78CF" w:rsidP="002F78CF">
      <w:pPr>
        <w:pStyle w:val="List"/>
      </w:pPr>
      <w:r>
        <w:t>Emergency whistle (teach kiddos to use it if they get lost!)</w:t>
      </w:r>
    </w:p>
    <w:p w14:paraId="198924B9" w14:textId="77777777" w:rsidR="002F78CF" w:rsidRDefault="002F78CF" w:rsidP="002F78CF">
      <w:pPr>
        <w:pStyle w:val="List"/>
      </w:pPr>
    </w:p>
    <w:p w14:paraId="0561E61A" w14:textId="77777777" w:rsidR="002311AA" w:rsidRDefault="002F78CF" w:rsidP="002F78CF">
      <w:pPr>
        <w:pStyle w:val="A-Head"/>
      </w:pPr>
      <w:bookmarkStart w:id="16" w:name="first-aid-essentials"/>
      <w:bookmarkEnd w:id="12"/>
      <w:bookmarkEnd w:id="15"/>
      <w:r>
        <w:t>First-Aid Essentials</w:t>
      </w:r>
    </w:p>
    <w:p w14:paraId="0561E61C" w14:textId="329150B5" w:rsidR="002311AA" w:rsidRDefault="002F78CF" w:rsidP="002F78CF">
      <w:bookmarkStart w:id="17" w:name="basic-kit"/>
      <w:r>
        <w:lastRenderedPageBreak/>
        <w:t>Perfect for day hikes and short adventures, here are just the basics that may be helpful to have.</w:t>
      </w:r>
    </w:p>
    <w:p w14:paraId="0561E61D" w14:textId="77777777" w:rsidR="002311AA" w:rsidRPr="002F78CF" w:rsidRDefault="002F78CF" w:rsidP="002F78CF">
      <w:pPr>
        <w:pStyle w:val="List"/>
      </w:pPr>
      <w:r w:rsidRPr="002F78CF">
        <w:t>Bandages in various sizes</w:t>
      </w:r>
    </w:p>
    <w:p w14:paraId="0561E61E" w14:textId="77777777" w:rsidR="002311AA" w:rsidRPr="002F78CF" w:rsidRDefault="002F78CF" w:rsidP="002F78CF">
      <w:pPr>
        <w:pStyle w:val="List"/>
      </w:pPr>
      <w:r w:rsidRPr="002F78CF">
        <w:t>Antibiotic ointment</w:t>
      </w:r>
    </w:p>
    <w:p w14:paraId="0561E61F" w14:textId="77777777" w:rsidR="002311AA" w:rsidRPr="002F78CF" w:rsidRDefault="002F78CF" w:rsidP="002F78CF">
      <w:pPr>
        <w:pStyle w:val="List"/>
      </w:pPr>
      <w:r w:rsidRPr="002F78CF">
        <w:t>Tweezers</w:t>
      </w:r>
    </w:p>
    <w:p w14:paraId="0561E620" w14:textId="77777777" w:rsidR="002311AA" w:rsidRPr="002F78CF" w:rsidRDefault="002F78CF" w:rsidP="002F78CF">
      <w:pPr>
        <w:pStyle w:val="List"/>
      </w:pPr>
      <w:r w:rsidRPr="002F78CF">
        <w:t>Pain relievers</w:t>
      </w:r>
    </w:p>
    <w:p w14:paraId="0561E621" w14:textId="7DCA020E" w:rsidR="002311AA" w:rsidRPr="002F78CF" w:rsidRDefault="002F78CF" w:rsidP="002F78CF">
      <w:pPr>
        <w:pStyle w:val="List"/>
      </w:pPr>
      <w:r w:rsidRPr="002F78CF">
        <w:t>After</w:t>
      </w:r>
      <w:r w:rsidR="002D569B">
        <w:t xml:space="preserve"> B</w:t>
      </w:r>
      <w:r w:rsidRPr="002F78CF">
        <w:t xml:space="preserve">ite </w:t>
      </w:r>
      <w:r w:rsidR="00E563D0">
        <w:t xml:space="preserve">(or another anti-itch brand) </w:t>
      </w:r>
      <w:r w:rsidRPr="002F78CF">
        <w:t>stick (for bug bites)</w:t>
      </w:r>
      <w:bookmarkEnd w:id="2"/>
      <w:bookmarkEnd w:id="16"/>
      <w:bookmarkEnd w:id="17"/>
    </w:p>
    <w:sectPr w:rsidR="002311AA" w:rsidRPr="002F78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6449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2F7E75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5B16F7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E2347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6001207">
    <w:abstractNumId w:val="1"/>
  </w:num>
  <w:num w:numId="2" w16cid:durableId="1309671605">
    <w:abstractNumId w:val="2"/>
  </w:num>
  <w:num w:numId="3" w16cid:durableId="270670701">
    <w:abstractNumId w:val="2"/>
  </w:num>
  <w:num w:numId="4" w16cid:durableId="1025330030">
    <w:abstractNumId w:val="2"/>
  </w:num>
  <w:num w:numId="5" w16cid:durableId="15065577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9385420">
    <w:abstractNumId w:val="0"/>
  </w:num>
  <w:num w:numId="7" w16cid:durableId="11613119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senberg, Joshua">
    <w15:presenceInfo w15:providerId="AD" w15:userId="S::jrosenb8@utk.edu::8f4a504e-a175-48f5-a165-553d01a57c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AA"/>
    <w:rsid w:val="00022D9F"/>
    <w:rsid w:val="002311AA"/>
    <w:rsid w:val="002D569B"/>
    <w:rsid w:val="002F78CF"/>
    <w:rsid w:val="003D61EF"/>
    <w:rsid w:val="005C5C4C"/>
    <w:rsid w:val="00871A8C"/>
    <w:rsid w:val="00AD2B8D"/>
    <w:rsid w:val="00D619BB"/>
    <w:rsid w:val="00E5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1E5F7"/>
  <w15:docId w15:val="{A8E98B2D-C02E-CF46-A043-3DDEB9F2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uiPriority="99"/>
    <w:lsdException w:name="Normal Indent" w:uiPriority="99"/>
    <w:lsdException w:name="List" w:uiPriority="99"/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8CF"/>
    <w:pPr>
      <w:spacing w:after="0" w:line="480" w:lineRule="auto"/>
    </w:pPr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8CF"/>
    <w:pPr>
      <w:numPr>
        <w:ilvl w:val="1"/>
      </w:numPr>
    </w:pPr>
    <w:rPr>
      <w:rFonts w:ascii="Arial" w:eastAsiaTheme="majorEastAsia" w:hAnsi="Arial" w:cstheme="majorBidi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8CF"/>
    <w:rPr>
      <w:rFonts w:ascii="Arial" w:eastAsiaTheme="majorEastAsia" w:hAnsi="Arial" w:cstheme="majorBidi"/>
      <w:iCs/>
      <w:spacing w:val="15"/>
      <w:sz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A-Head">
    <w:name w:val="A-Head"/>
    <w:basedOn w:val="Normal"/>
    <w:qFormat/>
    <w:rsid w:val="002F78CF"/>
    <w:pPr>
      <w:jc w:val="center"/>
    </w:pPr>
    <w:rPr>
      <w:rFonts w:ascii="Arial" w:hAnsi="Arial"/>
      <w:b/>
      <w:sz w:val="32"/>
    </w:rPr>
  </w:style>
  <w:style w:type="paragraph" w:customStyle="1" w:styleId="author0">
    <w:name w:val="author"/>
    <w:basedOn w:val="Normal"/>
    <w:qFormat/>
    <w:rsid w:val="002F78CF"/>
    <w:pPr>
      <w:ind w:left="720"/>
    </w:pPr>
    <w:rPr>
      <w:sz w:val="28"/>
    </w:rPr>
  </w:style>
  <w:style w:type="paragraph" w:customStyle="1" w:styleId="B-head">
    <w:name w:val="B-head"/>
    <w:basedOn w:val="Normal"/>
    <w:qFormat/>
    <w:rsid w:val="002F78CF"/>
    <w:pPr>
      <w:ind w:left="720"/>
    </w:pPr>
    <w:rPr>
      <w:rFonts w:ascii="Arial" w:hAnsi="Arial"/>
      <w:sz w:val="32"/>
    </w:rPr>
  </w:style>
  <w:style w:type="paragraph" w:customStyle="1" w:styleId="biblio">
    <w:name w:val="biblio"/>
    <w:basedOn w:val="Normal"/>
    <w:qFormat/>
    <w:rsid w:val="002F78CF"/>
    <w:pPr>
      <w:ind w:left="720" w:hanging="720"/>
    </w:pPr>
  </w:style>
  <w:style w:type="paragraph" w:customStyle="1" w:styleId="blockquote">
    <w:name w:val="block quote"/>
    <w:basedOn w:val="Normal"/>
    <w:qFormat/>
    <w:rsid w:val="002F78CF"/>
    <w:pPr>
      <w:ind w:left="720" w:right="720"/>
    </w:pPr>
  </w:style>
  <w:style w:type="character" w:customStyle="1" w:styleId="bold1">
    <w:name w:val="bold 1"/>
    <w:basedOn w:val="DefaultParagraphFont"/>
    <w:uiPriority w:val="1"/>
    <w:qFormat/>
    <w:rsid w:val="002F78CF"/>
    <w:rPr>
      <w:rFonts w:asciiTheme="minorHAnsi" w:hAnsiTheme="minorHAnsi"/>
      <w:b/>
      <w:i w:val="0"/>
      <w:sz w:val="24"/>
    </w:rPr>
  </w:style>
  <w:style w:type="paragraph" w:customStyle="1" w:styleId="C-head">
    <w:name w:val="C-head"/>
    <w:basedOn w:val="Normal"/>
    <w:qFormat/>
    <w:rsid w:val="002F78CF"/>
    <w:rPr>
      <w:rFonts w:ascii="Arial" w:hAnsi="Arial"/>
      <w:u w:val="single"/>
    </w:rPr>
  </w:style>
  <w:style w:type="paragraph" w:customStyle="1" w:styleId="Caption1">
    <w:name w:val="Caption1"/>
    <w:basedOn w:val="Normal"/>
    <w:qFormat/>
    <w:rsid w:val="002F78CF"/>
  </w:style>
  <w:style w:type="paragraph" w:customStyle="1" w:styleId="center">
    <w:name w:val="center"/>
    <w:basedOn w:val="Normal"/>
    <w:qFormat/>
    <w:rsid w:val="002F78CF"/>
    <w:pPr>
      <w:jc w:val="center"/>
    </w:pPr>
  </w:style>
  <w:style w:type="paragraph" w:customStyle="1" w:styleId="ChapterNumber">
    <w:name w:val="Chapter Number"/>
    <w:basedOn w:val="Normal"/>
    <w:qFormat/>
    <w:rsid w:val="002F78CF"/>
    <w:rPr>
      <w:rFonts w:ascii="Arial" w:hAnsi="Arial"/>
      <w:b/>
      <w:sz w:val="40"/>
    </w:rPr>
  </w:style>
  <w:style w:type="paragraph" w:customStyle="1" w:styleId="ChapterTitle">
    <w:name w:val="Chapter Title"/>
    <w:basedOn w:val="ChapterNumber"/>
    <w:qFormat/>
    <w:rsid w:val="002F78CF"/>
  </w:style>
  <w:style w:type="paragraph" w:customStyle="1" w:styleId="eipigraphsource">
    <w:name w:val="eipigraph source"/>
    <w:basedOn w:val="Normal"/>
    <w:qFormat/>
    <w:rsid w:val="002F78CF"/>
    <w:pPr>
      <w:ind w:right="720"/>
      <w:jc w:val="right"/>
    </w:pPr>
  </w:style>
  <w:style w:type="paragraph" w:customStyle="1" w:styleId="epigraphchapteropener">
    <w:name w:val="epigraph chapter opener"/>
    <w:basedOn w:val="blockquote"/>
    <w:qFormat/>
    <w:rsid w:val="002F78CF"/>
  </w:style>
  <w:style w:type="paragraph" w:customStyle="1" w:styleId="Epigraphintext">
    <w:name w:val="Epigraph in text"/>
    <w:basedOn w:val="epigraphchapteropener"/>
    <w:qFormat/>
    <w:rsid w:val="002F78CF"/>
  </w:style>
  <w:style w:type="paragraph" w:customStyle="1" w:styleId="poetry">
    <w:name w:val="poetry"/>
    <w:basedOn w:val="Normal"/>
    <w:qFormat/>
    <w:rsid w:val="002F78CF"/>
    <w:pPr>
      <w:ind w:left="1080" w:right="1080"/>
    </w:pPr>
  </w:style>
  <w:style w:type="paragraph" w:customStyle="1" w:styleId="Extracthead">
    <w:name w:val="Extract head"/>
    <w:basedOn w:val="poetry"/>
    <w:qFormat/>
    <w:rsid w:val="002F78CF"/>
    <w:rPr>
      <w:b/>
    </w:rPr>
  </w:style>
  <w:style w:type="paragraph" w:styleId="Index1">
    <w:name w:val="index 1"/>
    <w:basedOn w:val="Normal"/>
    <w:next w:val="Normal"/>
    <w:autoRedefine/>
    <w:uiPriority w:val="99"/>
    <w:unhideWhenUsed/>
    <w:rsid w:val="002F78CF"/>
    <w:pPr>
      <w:ind w:left="360" w:hanging="360"/>
    </w:pPr>
  </w:style>
  <w:style w:type="character" w:customStyle="1" w:styleId="ital1">
    <w:name w:val="ital 1"/>
    <w:basedOn w:val="DefaultParagraphFont"/>
    <w:uiPriority w:val="1"/>
    <w:qFormat/>
    <w:rsid w:val="002F78CF"/>
    <w:rPr>
      <w:rFonts w:asciiTheme="minorHAnsi" w:hAnsiTheme="minorHAnsi"/>
      <w:b w:val="0"/>
      <w:i/>
      <w:sz w:val="24"/>
    </w:rPr>
  </w:style>
  <w:style w:type="paragraph" w:styleId="ListBullet">
    <w:name w:val="List Bullet"/>
    <w:basedOn w:val="Normal"/>
    <w:uiPriority w:val="99"/>
    <w:unhideWhenUsed/>
    <w:rsid w:val="002F78CF"/>
    <w:pPr>
      <w:numPr>
        <w:numId w:val="7"/>
      </w:numPr>
      <w:contextualSpacing/>
    </w:pPr>
  </w:style>
  <w:style w:type="paragraph" w:styleId="List">
    <w:name w:val="List"/>
    <w:aliases w:val="List unnumbered"/>
    <w:basedOn w:val="Normal"/>
    <w:uiPriority w:val="99"/>
    <w:unhideWhenUsed/>
    <w:rsid w:val="002F78CF"/>
    <w:pPr>
      <w:ind w:left="1080" w:hanging="360"/>
      <w:contextualSpacing/>
    </w:pPr>
  </w:style>
  <w:style w:type="paragraph" w:styleId="NormalIndent">
    <w:name w:val="Normal Indent"/>
    <w:basedOn w:val="Normal"/>
    <w:uiPriority w:val="99"/>
    <w:unhideWhenUsed/>
    <w:rsid w:val="002F78CF"/>
    <w:pPr>
      <w:ind w:left="720"/>
    </w:pPr>
  </w:style>
  <w:style w:type="paragraph" w:customStyle="1" w:styleId="notes">
    <w:name w:val="notes"/>
    <w:basedOn w:val="Normal"/>
    <w:qFormat/>
    <w:rsid w:val="002F78CF"/>
    <w:pPr>
      <w:ind w:firstLine="720"/>
    </w:pPr>
  </w:style>
  <w:style w:type="paragraph" w:customStyle="1" w:styleId="Noteextract">
    <w:name w:val="Note extract"/>
    <w:basedOn w:val="notes"/>
    <w:qFormat/>
    <w:rsid w:val="002F78CF"/>
    <w:pPr>
      <w:ind w:left="720" w:right="720" w:firstLine="0"/>
    </w:pPr>
  </w:style>
  <w:style w:type="paragraph" w:customStyle="1" w:styleId="ornament">
    <w:name w:val="ornament"/>
    <w:basedOn w:val="center"/>
    <w:qFormat/>
    <w:rsid w:val="002F78CF"/>
  </w:style>
  <w:style w:type="paragraph" w:customStyle="1" w:styleId="PartTitle">
    <w:name w:val="Part Title"/>
    <w:basedOn w:val="Normal"/>
    <w:qFormat/>
    <w:rsid w:val="002F78CF"/>
    <w:pPr>
      <w:jc w:val="center"/>
    </w:pPr>
    <w:rPr>
      <w:rFonts w:ascii="Arial" w:hAnsi="Arial"/>
      <w:b/>
      <w:bCs/>
      <w:smallCaps/>
      <w:sz w:val="48"/>
      <w:szCs w:val="48"/>
    </w:rPr>
  </w:style>
  <w:style w:type="paragraph" w:customStyle="1" w:styleId="SmallA-head">
    <w:name w:val="Small A-head"/>
    <w:basedOn w:val="A-Head"/>
    <w:qFormat/>
    <w:rsid w:val="002F78CF"/>
    <w:rPr>
      <w:sz w:val="28"/>
    </w:rPr>
  </w:style>
  <w:style w:type="character" w:customStyle="1" w:styleId="smallcaps">
    <w:name w:val="small caps"/>
    <w:basedOn w:val="DefaultParagraphFont"/>
    <w:uiPriority w:val="1"/>
    <w:qFormat/>
    <w:rsid w:val="002F78CF"/>
    <w:rPr>
      <w:rFonts w:ascii="Calibri" w:hAnsi="Calibri"/>
      <w:b w:val="0"/>
      <w:i w:val="0"/>
      <w:caps w:val="0"/>
      <w:smallCaps/>
      <w:strike w:val="0"/>
      <w:dstrike w:val="0"/>
      <w:vanish w:val="0"/>
      <w:sz w:val="24"/>
      <w:vertAlign w:val="baseline"/>
    </w:rPr>
  </w:style>
  <w:style w:type="paragraph" w:customStyle="1" w:styleId="SmallChapterHead">
    <w:name w:val="Small Chapter Head"/>
    <w:basedOn w:val="ChapterNumber"/>
    <w:qFormat/>
    <w:rsid w:val="002F78CF"/>
    <w:rPr>
      <w:sz w:val="36"/>
    </w:rPr>
  </w:style>
  <w:style w:type="character" w:customStyle="1" w:styleId="underline">
    <w:name w:val="underline"/>
    <w:basedOn w:val="DefaultParagraphFont"/>
    <w:uiPriority w:val="1"/>
    <w:qFormat/>
    <w:rsid w:val="002F78CF"/>
    <w:rPr>
      <w:u w:val="single"/>
    </w:rPr>
  </w:style>
  <w:style w:type="paragraph" w:styleId="Revision">
    <w:name w:val="Revision"/>
    <w:hidden/>
    <w:rsid w:val="00AD2B8D"/>
    <w:pPr>
      <w:spacing w:after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415</Words>
  <Characters>2177</Characters>
  <Application>Microsoft Office Word</Application>
  <DocSecurity>0</DocSecurity>
  <Lines>50</Lines>
  <Paragraphs>27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Wells</dc:creator>
  <cp:keywords/>
  <cp:lastModifiedBy>Rosenberg, Joshua</cp:lastModifiedBy>
  <cp:revision>7</cp:revision>
  <dcterms:created xsi:type="dcterms:W3CDTF">2026-01-16T16:53:00Z</dcterms:created>
  <dcterms:modified xsi:type="dcterms:W3CDTF">2026-04-08T02:32:00Z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