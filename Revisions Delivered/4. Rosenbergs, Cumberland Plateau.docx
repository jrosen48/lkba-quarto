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B1CED" w14:textId="77777777" w:rsidR="005E36BC" w:rsidRDefault="00FD128B" w:rsidP="009F69BF">
      <w:pPr>
        <w:pStyle w:val="PartTitle"/>
      </w:pPr>
      <w:bookmarkStart w:id="0" w:name="the-cumberland-plateau"/>
      <w:r>
        <w:t>The Cumberland Plateau</w:t>
      </w:r>
    </w:p>
    <w:p w14:paraId="21FB1CEF" w14:textId="0B29C214" w:rsidR="005E36BC" w:rsidRDefault="009F69BF" w:rsidP="009F69BF">
      <w:r>
        <w:t>***M</w:t>
      </w:r>
      <w:r w:rsidR="00FD128B">
        <w:t>ap</w:t>
      </w:r>
      <w:r>
        <w:t xml:space="preserve"> P2. </w:t>
      </w:r>
      <w:r w:rsidR="00FD128B">
        <w:t>Plateau_Region_v6.jpg</w:t>
      </w:r>
    </w:p>
    <w:p w14:paraId="21FB1CF0" w14:textId="77777777" w:rsidR="005E36BC" w:rsidRDefault="00FD128B" w:rsidP="009F69BF">
      <w:r>
        <w:t>This region is the hidden gem near Knoxville. It’s a plateau, with valleys carved out by rivers through the softer sandstone rock that is common in this area. There are also parts that are quite mountainous, particularly near Frozen Head State Park.</w:t>
      </w:r>
    </w:p>
    <w:p w14:paraId="21FB1CF1" w14:textId="366605B0" w:rsidR="005E36BC" w:rsidRDefault="009F69BF" w:rsidP="009F69BF">
      <w:r>
        <w:tab/>
      </w:r>
      <w:r w:rsidR="00FD128B">
        <w:t>The defining characteristic of the Cumberland Plateau is its geology: incredible rock features and rock houses. You’ll see rock formations small and (strikingly) large on all of your hikes in the plateau. Some will amaze you that they (and you) are in East Tennessee.</w:t>
      </w:r>
    </w:p>
    <w:p w14:paraId="21FB1CF2" w14:textId="1A2BBC82" w:rsidR="005E36BC" w:rsidRDefault="009F69BF" w:rsidP="009F69BF">
      <w:r>
        <w:tab/>
      </w:r>
      <w:r w:rsidR="00FD128B">
        <w:t xml:space="preserve">Something not very </w:t>
      </w:r>
      <w:r w:rsidR="00B05C43">
        <w:t>widely recognized</w:t>
      </w:r>
      <w:r w:rsidR="00FD128B">
        <w:t xml:space="preserve"> is that one of the most well-known hikers in American history, John Muir</w:t>
      </w:r>
      <w:ins w:id="1" w:author="Rosenberg, Joshua" w:date="2026-04-07T21:26:00Z" w16du:dateUtc="2026-04-08T02:26:00Z">
        <w:r w:rsidR="00CD6430">
          <w:t>,</w:t>
        </w:r>
      </w:ins>
      <w:r w:rsidR="00FD128B">
        <w:t xml:space="preserve"> took his first extended hike through this area. The second chapter of </w:t>
      </w:r>
      <w:r w:rsidR="00FD128B">
        <w:rPr>
          <w:i/>
          <w:iCs/>
        </w:rPr>
        <w:t>A Thousand-Mile Walk to the Gulf</w:t>
      </w:r>
      <w:r w:rsidR="00FD128B">
        <w:t xml:space="preserve">, a book published after his death based on his diaries, describes his </w:t>
      </w:r>
      <w:del w:id="2" w:author="Rosenberg, Joshua" w:date="2026-04-07T21:30:00Z" w16du:dateUtc="2026-04-08T02:30:00Z">
        <w:r w:rsidR="00FD128B" w:rsidDel="008E7F9B">
          <w:delText>crossing of the Cumberland Mountains</w:delText>
        </w:r>
      </w:del>
      <w:del w:id="3" w:author="Rosenberg, Joshua" w:date="2026-04-07T21:29:00Z" w16du:dateUtc="2026-04-08T02:29:00Z">
        <w:r w:rsidR="00FD128B" w:rsidDel="008E7F9B">
          <w:delText>. Describing the Emory River, he wr</w:delText>
        </w:r>
        <w:r w:rsidR="00B05C43" w:rsidDel="008E7F9B">
          <w:delText>ites</w:delText>
        </w:r>
        <w:r w:rsidR="00FD128B" w:rsidDel="008E7F9B">
          <w:delText>, “There is nothing more eloquent in Nature than a mountain stream, and this is the first I ever saw.” He continue</w:delText>
        </w:r>
        <w:r w:rsidR="00B05C43" w:rsidDel="008E7F9B">
          <w:delText>s</w:delText>
        </w:r>
        <w:r w:rsidR="00FD128B" w:rsidDel="008E7F9B">
          <w:delText>, “This is the most primitive county I have seen, primitive in everything. The remotest hidden parts of Wisconsin are far in advance of the mountain regions of Tennessee and North Carolina.” He concludes with a description from an overlook</w:delText>
        </w:r>
        <w:r w:rsidR="00B05C43" w:rsidDel="008E7F9B">
          <w:delText>:</w:delText>
        </w:r>
      </w:del>
      <w:del w:id="4" w:author="Rosenberg, Joshua" w:date="2026-04-07T21:30:00Z" w16du:dateUtc="2026-04-08T02:30:00Z">
        <w:r w:rsidR="00FD128B" w:rsidDel="008E7F9B">
          <w:delText xml:space="preserve"> </w:delText>
        </w:r>
      </w:del>
      <w:ins w:id="5" w:author="Rosenberg, Joshua" w:date="2026-04-07T21:30:00Z" w16du:dateUtc="2026-04-08T02:30:00Z">
        <w:r w:rsidR="008E7F9B">
          <w:t xml:space="preserve">time in this area. Muir wrote, </w:t>
        </w:r>
      </w:ins>
      <w:r w:rsidR="00FD128B">
        <w:t>“The scenery is far grander than any I ever before beheld. The view extends from the Cumberland Mountains on the north far into Georgia and North Carolina to the south, an area of about five thousand square miles. Such an ocean of wooded, waving, swelling mountain beauty and grandeur is not to be described.” One trail in this section is along part of the John Muir Trail. Like him, you may be surprised by how primitive and beautiful th</w:t>
      </w:r>
      <w:r w:rsidR="00B05C43">
        <w:t>e</w:t>
      </w:r>
      <w:r w:rsidR="00FD128B">
        <w:t xml:space="preserve"> area is.</w:t>
      </w:r>
    </w:p>
    <w:p w14:paraId="21FB1CF3" w14:textId="67AFD665" w:rsidR="005E36BC" w:rsidRDefault="009F69BF" w:rsidP="009F69BF">
      <w:r>
        <w:tab/>
      </w:r>
      <w:r w:rsidR="00FD128B">
        <w:t>These seven hikes are some of the most special to us in this book; part of our motivation for writing this book was to draw attention to the</w:t>
      </w:r>
      <w:r w:rsidR="00B05C43">
        <w:t>se a little off-the-radar and even underappreciated hikes.</w:t>
      </w:r>
    </w:p>
    <w:p w14:paraId="67D4284B" w14:textId="7322B84A" w:rsidR="00D919EF" w:rsidRDefault="00D919EF">
      <w:r>
        <w:br w:type="page"/>
      </w:r>
    </w:p>
    <w:p w14:paraId="0288A1EC" w14:textId="401FFA1F" w:rsidR="00D919EF" w:rsidRDefault="00D919EF" w:rsidP="00065E26">
      <w:pPr>
        <w:pStyle w:val="ChapterTitle"/>
      </w:pPr>
      <w:bookmarkStart w:id="6" w:name="trail-14-emory-falls-at-frozen-head"/>
      <w:r>
        <w:lastRenderedPageBreak/>
        <w:t>Emory Falls</w:t>
      </w:r>
      <w:del w:id="7" w:author="Rosenberg, Joshua" w:date="2026-04-09T16:17:00Z" w16du:dateUtc="2026-04-09T21:17:00Z">
        <w:r w:rsidDel="00D91DF8">
          <w:delText xml:space="preserve"> at Frozen Head</w:delText>
        </w:r>
      </w:del>
    </w:p>
    <w:p w14:paraId="4EB88DD6" w14:textId="77777777" w:rsidR="00D919EF" w:rsidRPr="00065E26" w:rsidRDefault="00D919EF" w:rsidP="00065E26">
      <w:pPr>
        <w:rPr>
          <w:rStyle w:val="bold1"/>
        </w:rPr>
      </w:pPr>
      <w:r w:rsidRPr="00065E26">
        <w:rPr>
          <w:rStyle w:val="bold1"/>
        </w:rPr>
        <w:t>Figures included in this chapter:</w:t>
      </w:r>
    </w:p>
    <w:p w14:paraId="19261FF1" w14:textId="77777777" w:rsidR="00D919EF" w:rsidRDefault="00D919EF" w:rsidP="00065E26">
      <w:r>
        <w:t>trail-14-figure-01.jpg</w:t>
      </w:r>
    </w:p>
    <w:p w14:paraId="66A418D2" w14:textId="77777777" w:rsidR="00D919EF" w:rsidRDefault="00D919EF" w:rsidP="00065E26">
      <w:r>
        <w:t>trail-14-map.jpeg</w:t>
      </w:r>
    </w:p>
    <w:p w14:paraId="405919F0" w14:textId="697705CD" w:rsidR="00D919EF" w:rsidRDefault="00D17670" w:rsidP="00065E26">
      <w:r>
        <w:t xml:space="preserve">4.1 </w:t>
      </w:r>
      <w:r w:rsidR="00D919EF">
        <w:t>cliffs-emory.jpg</w:t>
      </w:r>
    </w:p>
    <w:p w14:paraId="3544EA60" w14:textId="77777777" w:rsidR="00D919EF" w:rsidRDefault="00D919EF" w:rsidP="00D17670">
      <w:pPr>
        <w:pStyle w:val="A-Head"/>
      </w:pPr>
      <w:bookmarkStart w:id="8" w:name="overview"/>
      <w:r>
        <w:t>Overview</w:t>
      </w:r>
    </w:p>
    <w:p w14:paraId="2FE024B7" w14:textId="03B23887" w:rsidR="00D919EF" w:rsidRDefault="00D919EF" w:rsidP="00D17670">
      <w:r>
        <w:t>Writing about this trail makes us smile. In many ways, it’s the perfect kid hike! It starts at a beautiful trailhead along a pretty creek in the deep woods. It gradually climbs before stopping at one of two scenic waterfall</w:t>
      </w:r>
      <w:ins w:id="9" w:author="Rosenberg, Joshua" w:date="2026-04-07T21:19:00Z" w16du:dateUtc="2026-04-08T02:19:00Z">
        <w:r w:rsidR="001767F4">
          <w:t>s</w:t>
        </w:r>
      </w:ins>
      <w:r>
        <w:t>, DeBord Falls, and is a perfectly acceptable place to turn around with younger kids (we have many times!). It continues further to Emory Falls before returning on a gradual slope back to the trailhead. Stop at the playground you passed on the way to the trailhead beside the same creek; the water is usually shallow enough to be perfect for splashing and rock hopping. Please note, the trail is rocky, and your kids will likely need reminders to slow down!</w:t>
      </w:r>
    </w:p>
    <w:p w14:paraId="2725A969" w14:textId="77777777" w:rsidR="00D17670" w:rsidRDefault="00D17670" w:rsidP="00D17670"/>
    <w:p w14:paraId="44ED5107" w14:textId="77777777" w:rsidR="00D919EF" w:rsidRDefault="00D919EF" w:rsidP="00100B33">
      <w:pPr>
        <w:pStyle w:val="A-Head"/>
      </w:pPr>
      <w:bookmarkStart w:id="10" w:name="key-characteristics"/>
      <w:bookmarkEnd w:id="8"/>
      <w:r>
        <w:t>Key Characteristics</w:t>
      </w:r>
    </w:p>
    <w:tbl>
      <w:tblPr>
        <w:tblStyle w:val="Table"/>
        <w:tblW w:w="5000" w:type="pct"/>
        <w:tblLayout w:type="fixed"/>
        <w:tblLook w:val="0020" w:firstRow="1" w:lastRow="0" w:firstColumn="0" w:lastColumn="0" w:noHBand="0" w:noVBand="0"/>
        <w:tblPrChange w:id="11" w:author="Rosenberg, Joshua" w:date="2026-04-10T15:28:00Z" w16du:dateUtc="2026-04-10T19:28:00Z">
          <w:tblPr>
            <w:tblStyle w:val="Table"/>
            <w:tblW w:w="5000" w:type="pct"/>
            <w:tblLayout w:type="fixed"/>
            <w:tblLook w:val="0020" w:firstRow="1" w:lastRow="0" w:firstColumn="0" w:lastColumn="0" w:noHBand="0" w:noVBand="0"/>
          </w:tblPr>
        </w:tblPrChange>
      </w:tblPr>
      <w:tblGrid>
        <w:gridCol w:w="2250"/>
        <w:gridCol w:w="7110"/>
        <w:tblGridChange w:id="12">
          <w:tblGrid>
            <w:gridCol w:w="1950"/>
            <w:gridCol w:w="300"/>
            <w:gridCol w:w="7110"/>
          </w:tblGrid>
        </w:tblGridChange>
      </w:tblGrid>
      <w:tr w:rsidR="00D919EF" w14:paraId="4DFF360F" w14:textId="77777777" w:rsidTr="004C50C8">
        <w:trPr>
          <w:cnfStyle w:val="100000000000" w:firstRow="1" w:lastRow="0" w:firstColumn="0" w:lastColumn="0" w:oddVBand="0" w:evenVBand="0" w:oddHBand="0" w:evenHBand="0" w:firstRowFirstColumn="0" w:firstRowLastColumn="0" w:lastRowFirstColumn="0" w:lastRowLastColumn="0"/>
          <w:tblHeader/>
          <w:trPrChange w:id="13" w:author="Rosenberg, Joshua" w:date="2026-04-10T15:28:00Z" w16du:dateUtc="2026-04-10T19:28:00Z">
            <w:trPr>
              <w:tblHeader/>
            </w:trPr>
          </w:trPrChange>
        </w:trPr>
        <w:tc>
          <w:tcPr>
            <w:tcW w:w="2250" w:type="dxa"/>
            <w:tcPrChange w:id="14" w:author="Rosenberg, Joshua" w:date="2026-04-10T15:28:00Z" w16du:dateUtc="2026-04-10T19:28:00Z">
              <w:tcPr>
                <w:tcW w:w="1650" w:type="dxa"/>
              </w:tcPr>
            </w:tcPrChange>
          </w:tcPr>
          <w:p w14:paraId="5F4A5D7F" w14:textId="77777777" w:rsidR="00D919EF" w:rsidRPr="00100B33" w:rsidRDefault="00D919EF" w:rsidP="00100B33">
            <w:pPr>
              <w:cnfStyle w:val="100000000000" w:firstRow="1" w:lastRow="0" w:firstColumn="0" w:lastColumn="0" w:oddVBand="0" w:evenVBand="0" w:oddHBand="0" w:evenHBand="0" w:firstRowFirstColumn="0" w:firstRowLastColumn="0" w:lastRowFirstColumn="0" w:lastRowLastColumn="0"/>
              <w:rPr>
                <w:rStyle w:val="bold1"/>
              </w:rPr>
            </w:pPr>
            <w:r w:rsidRPr="00100B33">
              <w:rPr>
                <w:rStyle w:val="bold1"/>
              </w:rPr>
              <w:t>Characteristic</w:t>
            </w:r>
          </w:p>
        </w:tc>
        <w:tc>
          <w:tcPr>
            <w:tcW w:w="7110" w:type="dxa"/>
            <w:tcPrChange w:id="15" w:author="Rosenberg, Joshua" w:date="2026-04-10T15:28:00Z" w16du:dateUtc="2026-04-10T19:28:00Z">
              <w:tcPr>
                <w:tcW w:w="6270" w:type="dxa"/>
                <w:gridSpan w:val="2"/>
              </w:tcPr>
            </w:tcPrChange>
          </w:tcPr>
          <w:p w14:paraId="42F1B6D1" w14:textId="77777777" w:rsidR="00D919EF" w:rsidRPr="00100B33" w:rsidRDefault="00D919EF" w:rsidP="00100B33">
            <w:pPr>
              <w:cnfStyle w:val="100000000000" w:firstRow="1" w:lastRow="0" w:firstColumn="0" w:lastColumn="0" w:oddVBand="0" w:evenVBand="0" w:oddHBand="0" w:evenHBand="0" w:firstRowFirstColumn="0" w:firstRowLastColumn="0" w:lastRowFirstColumn="0" w:lastRowLastColumn="0"/>
              <w:rPr>
                <w:rStyle w:val="bold1"/>
              </w:rPr>
            </w:pPr>
            <w:r w:rsidRPr="00100B33">
              <w:rPr>
                <w:rStyle w:val="bold1"/>
              </w:rPr>
              <w:t>Details</w:t>
            </w:r>
          </w:p>
        </w:tc>
      </w:tr>
      <w:tr w:rsidR="00D919EF" w14:paraId="66F06719" w14:textId="77777777" w:rsidTr="004C50C8">
        <w:tc>
          <w:tcPr>
            <w:tcW w:w="2250" w:type="dxa"/>
            <w:tcPrChange w:id="16" w:author="Rosenberg, Joshua" w:date="2026-04-10T15:28:00Z" w16du:dateUtc="2026-04-10T19:28:00Z">
              <w:tcPr>
                <w:tcW w:w="1650" w:type="dxa"/>
              </w:tcPr>
            </w:tcPrChange>
          </w:tcPr>
          <w:p w14:paraId="52C9B7E3" w14:textId="77777777" w:rsidR="00D919EF" w:rsidRDefault="00D919EF" w:rsidP="00100B33">
            <w:r>
              <w:t>Time from Knoxville</w:t>
            </w:r>
          </w:p>
        </w:tc>
        <w:tc>
          <w:tcPr>
            <w:tcW w:w="7110" w:type="dxa"/>
            <w:tcPrChange w:id="17" w:author="Rosenberg, Joshua" w:date="2026-04-10T15:28:00Z" w16du:dateUtc="2026-04-10T19:28:00Z">
              <w:tcPr>
                <w:tcW w:w="6270" w:type="dxa"/>
                <w:gridSpan w:val="2"/>
              </w:tcPr>
            </w:tcPrChange>
          </w:tcPr>
          <w:p w14:paraId="1FA06286" w14:textId="77777777" w:rsidR="00D919EF" w:rsidRDefault="00D919EF" w:rsidP="00100B33">
            <w:r>
              <w:t>50 mins</w:t>
            </w:r>
          </w:p>
        </w:tc>
      </w:tr>
      <w:tr w:rsidR="00D919EF" w14:paraId="463313C4" w14:textId="77777777" w:rsidTr="004C50C8">
        <w:tc>
          <w:tcPr>
            <w:tcW w:w="2250" w:type="dxa"/>
            <w:tcPrChange w:id="18" w:author="Rosenberg, Joshua" w:date="2026-04-10T15:28:00Z" w16du:dateUtc="2026-04-10T19:28:00Z">
              <w:tcPr>
                <w:tcW w:w="1650" w:type="dxa"/>
              </w:tcPr>
            </w:tcPrChange>
          </w:tcPr>
          <w:p w14:paraId="2FB021AB" w14:textId="77777777" w:rsidR="00D919EF" w:rsidRDefault="00D919EF" w:rsidP="00100B33">
            <w:r>
              <w:t>Trail Distance (Miles)</w:t>
            </w:r>
          </w:p>
        </w:tc>
        <w:tc>
          <w:tcPr>
            <w:tcW w:w="7110" w:type="dxa"/>
            <w:tcPrChange w:id="19" w:author="Rosenberg, Joshua" w:date="2026-04-10T15:28:00Z" w16du:dateUtc="2026-04-10T19:28:00Z">
              <w:tcPr>
                <w:tcW w:w="6270" w:type="dxa"/>
                <w:gridSpan w:val="2"/>
              </w:tcPr>
            </w:tcPrChange>
          </w:tcPr>
          <w:p w14:paraId="13087311" w14:textId="77777777" w:rsidR="00D919EF" w:rsidRDefault="00D919EF" w:rsidP="00100B33">
            <w:r>
              <w:t>2.4</w:t>
            </w:r>
          </w:p>
        </w:tc>
      </w:tr>
      <w:tr w:rsidR="00D919EF" w14:paraId="232EA859" w14:textId="77777777" w:rsidTr="004C50C8">
        <w:tc>
          <w:tcPr>
            <w:tcW w:w="2250" w:type="dxa"/>
            <w:tcPrChange w:id="20" w:author="Rosenberg, Joshua" w:date="2026-04-10T15:28:00Z" w16du:dateUtc="2026-04-10T19:28:00Z">
              <w:tcPr>
                <w:tcW w:w="1650" w:type="dxa"/>
              </w:tcPr>
            </w:tcPrChange>
          </w:tcPr>
          <w:p w14:paraId="308A0FB6" w14:textId="77777777" w:rsidR="00D919EF" w:rsidRDefault="00D919EF" w:rsidP="00100B33">
            <w:r>
              <w:t>Elevation Change</w:t>
            </w:r>
          </w:p>
        </w:tc>
        <w:tc>
          <w:tcPr>
            <w:tcW w:w="7110" w:type="dxa"/>
            <w:tcPrChange w:id="21" w:author="Rosenberg, Joshua" w:date="2026-04-10T15:28:00Z" w16du:dateUtc="2026-04-10T19:28:00Z">
              <w:tcPr>
                <w:tcW w:w="6270" w:type="dxa"/>
                <w:gridSpan w:val="2"/>
              </w:tcPr>
            </w:tcPrChange>
          </w:tcPr>
          <w:p w14:paraId="3B8973DD" w14:textId="77777777" w:rsidR="00D919EF" w:rsidRDefault="00D919EF" w:rsidP="00100B33">
            <w:r>
              <w:t>Moderate</w:t>
            </w:r>
          </w:p>
        </w:tc>
      </w:tr>
      <w:tr w:rsidR="00D919EF" w14:paraId="2828B996" w14:textId="77777777" w:rsidTr="004C50C8">
        <w:tc>
          <w:tcPr>
            <w:tcW w:w="2250" w:type="dxa"/>
            <w:tcPrChange w:id="22" w:author="Rosenberg, Joshua" w:date="2026-04-10T15:28:00Z" w16du:dateUtc="2026-04-10T19:28:00Z">
              <w:tcPr>
                <w:tcW w:w="1650" w:type="dxa"/>
              </w:tcPr>
            </w:tcPrChange>
          </w:tcPr>
          <w:p w14:paraId="4FFD279C" w14:textId="77777777" w:rsidR="00D919EF" w:rsidRDefault="00D919EF" w:rsidP="00100B33">
            <w:r>
              <w:lastRenderedPageBreak/>
              <w:t>Pets</w:t>
            </w:r>
          </w:p>
        </w:tc>
        <w:tc>
          <w:tcPr>
            <w:tcW w:w="7110" w:type="dxa"/>
            <w:tcPrChange w:id="23" w:author="Rosenberg, Joshua" w:date="2026-04-10T15:28:00Z" w16du:dateUtc="2026-04-10T19:28:00Z">
              <w:tcPr>
                <w:tcW w:w="6270" w:type="dxa"/>
                <w:gridSpan w:val="2"/>
              </w:tcPr>
            </w:tcPrChange>
          </w:tcPr>
          <w:p w14:paraId="3DE57E3D" w14:textId="77777777" w:rsidR="00D919EF" w:rsidRDefault="00D919EF" w:rsidP="00100B33">
            <w:r>
              <w:t>Allowed on leash</w:t>
            </w:r>
          </w:p>
        </w:tc>
      </w:tr>
      <w:tr w:rsidR="00D919EF" w14:paraId="39A9836B" w14:textId="77777777" w:rsidTr="004C50C8">
        <w:tc>
          <w:tcPr>
            <w:tcW w:w="2250" w:type="dxa"/>
            <w:tcPrChange w:id="24" w:author="Rosenberg, Joshua" w:date="2026-04-10T15:28:00Z" w16du:dateUtc="2026-04-10T19:28:00Z">
              <w:tcPr>
                <w:tcW w:w="1650" w:type="dxa"/>
              </w:tcPr>
            </w:tcPrChange>
          </w:tcPr>
          <w:p w14:paraId="3D6477A6" w14:textId="77777777" w:rsidR="00D919EF" w:rsidRDefault="00D919EF" w:rsidP="00100B33">
            <w:r>
              <w:t>Parking Pass/</w:t>
            </w:r>
            <w:commentRangeStart w:id="25"/>
            <w:commentRangeStart w:id="26"/>
            <w:commentRangeStart w:id="27"/>
            <w:r>
              <w:t>Entrance Fee</w:t>
            </w:r>
            <w:commentRangeEnd w:id="25"/>
            <w:r w:rsidR="004C50C8">
              <w:rPr>
                <w:rStyle w:val="CommentReference"/>
                <w:sz w:val="24"/>
                <w:szCs w:val="24"/>
              </w:rPr>
              <w:commentReference w:id="25"/>
            </w:r>
            <w:commentRangeEnd w:id="26"/>
            <w:r w:rsidR="00E059DB">
              <w:rPr>
                <w:rStyle w:val="CommentReference"/>
                <w:sz w:val="24"/>
                <w:szCs w:val="24"/>
              </w:rPr>
              <w:commentReference w:id="26"/>
            </w:r>
            <w:commentRangeEnd w:id="27"/>
            <w:r w:rsidR="00F60B6E">
              <w:rPr>
                <w:rStyle w:val="CommentReference"/>
                <w:sz w:val="24"/>
                <w:szCs w:val="24"/>
              </w:rPr>
              <w:commentReference w:id="27"/>
            </w:r>
          </w:p>
        </w:tc>
        <w:tc>
          <w:tcPr>
            <w:tcW w:w="7110" w:type="dxa"/>
            <w:tcPrChange w:id="28" w:author="Rosenberg, Joshua" w:date="2026-04-10T15:28:00Z" w16du:dateUtc="2026-04-10T19:28:00Z">
              <w:tcPr>
                <w:tcW w:w="6270" w:type="dxa"/>
                <w:gridSpan w:val="2"/>
              </w:tcPr>
            </w:tcPrChange>
          </w:tcPr>
          <w:p w14:paraId="524EF212" w14:textId="77777777" w:rsidR="00D919EF" w:rsidRDefault="00D919EF" w:rsidP="00100B33">
            <w:r>
              <w:t>Not Required</w:t>
            </w:r>
          </w:p>
        </w:tc>
      </w:tr>
      <w:tr w:rsidR="00D919EF" w14:paraId="36C9D6C7" w14:textId="77777777" w:rsidTr="004C50C8">
        <w:tc>
          <w:tcPr>
            <w:tcW w:w="2250" w:type="dxa"/>
            <w:tcPrChange w:id="29" w:author="Rosenberg, Joshua" w:date="2026-04-10T15:28:00Z" w16du:dateUtc="2026-04-10T19:28:00Z">
              <w:tcPr>
                <w:tcW w:w="1650" w:type="dxa"/>
              </w:tcPr>
            </w:tcPrChange>
          </w:tcPr>
          <w:p w14:paraId="37236269" w14:textId="77777777" w:rsidR="00D919EF" w:rsidRDefault="00D919EF" w:rsidP="00100B33">
            <w:r>
              <w:t>Restroom(s)</w:t>
            </w:r>
          </w:p>
        </w:tc>
        <w:tc>
          <w:tcPr>
            <w:tcW w:w="7110" w:type="dxa"/>
            <w:tcPrChange w:id="30" w:author="Rosenberg, Joshua" w:date="2026-04-10T15:28:00Z" w16du:dateUtc="2026-04-10T19:28:00Z">
              <w:tcPr>
                <w:tcW w:w="6270" w:type="dxa"/>
                <w:gridSpan w:val="2"/>
              </w:tcPr>
            </w:tcPrChange>
          </w:tcPr>
          <w:p w14:paraId="63831502" w14:textId="77777777" w:rsidR="00D919EF" w:rsidRDefault="00D919EF" w:rsidP="00100B33">
            <w:r>
              <w:t>No restrooms at the trailhead parking, but you will pass restrooms on the right about three quarters of a mile before the trailhead parking area.</w:t>
            </w:r>
          </w:p>
        </w:tc>
      </w:tr>
      <w:tr w:rsidR="00D919EF" w14:paraId="720E0297" w14:textId="77777777" w:rsidTr="004C50C8">
        <w:tc>
          <w:tcPr>
            <w:tcW w:w="2250" w:type="dxa"/>
            <w:tcPrChange w:id="31" w:author="Rosenberg, Joshua" w:date="2026-04-10T15:28:00Z" w16du:dateUtc="2026-04-10T19:28:00Z">
              <w:tcPr>
                <w:tcW w:w="1650" w:type="dxa"/>
              </w:tcPr>
            </w:tcPrChange>
          </w:tcPr>
          <w:p w14:paraId="78415D17" w14:textId="77777777" w:rsidR="00D919EF" w:rsidRDefault="00D919EF" w:rsidP="00100B33">
            <w:r>
              <w:t>Best Ages</w:t>
            </w:r>
          </w:p>
        </w:tc>
        <w:tc>
          <w:tcPr>
            <w:tcW w:w="7110" w:type="dxa"/>
            <w:tcPrChange w:id="32" w:author="Rosenberg, Joshua" w:date="2026-04-10T15:28:00Z" w16du:dateUtc="2026-04-10T19:28:00Z">
              <w:tcPr>
                <w:tcW w:w="6270" w:type="dxa"/>
                <w:gridSpan w:val="2"/>
              </w:tcPr>
            </w:tcPrChange>
          </w:tcPr>
          <w:p w14:paraId="7E9D4286" w14:textId="77777777" w:rsidR="00D919EF" w:rsidRDefault="00D919EF" w:rsidP="00100B33">
            <w:r>
              <w:t>Little kids</w:t>
            </w:r>
          </w:p>
        </w:tc>
      </w:tr>
      <w:tr w:rsidR="00D919EF" w14:paraId="39BFFE86" w14:textId="77777777" w:rsidTr="004C50C8">
        <w:tc>
          <w:tcPr>
            <w:tcW w:w="2250" w:type="dxa"/>
            <w:tcPrChange w:id="33" w:author="Rosenberg, Joshua" w:date="2026-04-10T15:28:00Z" w16du:dateUtc="2026-04-10T19:28:00Z">
              <w:tcPr>
                <w:tcW w:w="1650" w:type="dxa"/>
              </w:tcPr>
            </w:tcPrChange>
          </w:tcPr>
          <w:p w14:paraId="1E865B0F" w14:textId="77777777" w:rsidR="00D919EF" w:rsidRDefault="00D919EF" w:rsidP="00100B33">
            <w:r>
              <w:t>Accessibility</w:t>
            </w:r>
          </w:p>
        </w:tc>
        <w:tc>
          <w:tcPr>
            <w:tcW w:w="7110" w:type="dxa"/>
            <w:tcPrChange w:id="34" w:author="Rosenberg, Joshua" w:date="2026-04-10T15:28:00Z" w16du:dateUtc="2026-04-10T19:28:00Z">
              <w:tcPr>
                <w:tcW w:w="6270" w:type="dxa"/>
                <w:gridSpan w:val="2"/>
              </w:tcPr>
            </w:tcPrChange>
          </w:tcPr>
          <w:p w14:paraId="23602033" w14:textId="77777777" w:rsidR="00D919EF" w:rsidRDefault="00D919EF" w:rsidP="00100B33">
            <w:r>
              <w:t>Not accessible</w:t>
            </w:r>
          </w:p>
        </w:tc>
      </w:tr>
    </w:tbl>
    <w:p w14:paraId="165DE739" w14:textId="77777777" w:rsidR="00100B33" w:rsidRDefault="00100B33">
      <w:pPr>
        <w:pStyle w:val="Heading3"/>
      </w:pPr>
      <w:bookmarkStart w:id="35" w:name="directions-to-the-trailhead"/>
      <w:bookmarkEnd w:id="10"/>
    </w:p>
    <w:p w14:paraId="159424C9" w14:textId="596BC47D" w:rsidR="00D919EF" w:rsidRDefault="00D919EF" w:rsidP="00100B33">
      <w:pPr>
        <w:pStyle w:val="A-Head"/>
      </w:pPr>
      <w:r>
        <w:t>Directions to the Trailhead</w:t>
      </w:r>
    </w:p>
    <w:p w14:paraId="6F53FF25" w14:textId="77777777" w:rsidR="00D919EF" w:rsidRDefault="00D919EF" w:rsidP="00100B33">
      <w:r>
        <w:t>Trailhead Address: Emory Gap Trailhead, 4GP6+MV, Wartburg, TN 37887</w:t>
      </w:r>
    </w:p>
    <w:p w14:paraId="04701D44" w14:textId="77777777" w:rsidR="00D919EF" w:rsidRDefault="00D919EF" w:rsidP="00100B33">
      <w:r>
        <w:t>Trailhead GPS Coordinates: 36.13658, -84.48785</w:t>
      </w:r>
    </w:p>
    <w:p w14:paraId="5C1F5FB1" w14:textId="683FC850" w:rsidR="00D919EF" w:rsidRDefault="00D919EF" w:rsidP="00100B33">
      <w:pPr>
        <w:ind w:firstLine="720"/>
      </w:pPr>
      <w:r>
        <w:t>Park at the Emory Gap Trailhead. Note that the above address uses a “Plus code” that will only work in Google Maps</w:t>
      </w:r>
      <w:r w:rsidR="00100B33">
        <w:t xml:space="preserve"> </w:t>
      </w:r>
      <w:r>
        <w:t>because Emory Gap Trailhead does not have a street address.</w:t>
      </w:r>
    </w:p>
    <w:p w14:paraId="668A9345" w14:textId="77777777" w:rsidR="00A50D82" w:rsidRDefault="00A50D82" w:rsidP="00100B33">
      <w:pPr>
        <w:ind w:firstLine="720"/>
      </w:pPr>
    </w:p>
    <w:p w14:paraId="3AA6E6A9" w14:textId="77777777" w:rsidR="00D919EF" w:rsidRDefault="00D919EF" w:rsidP="00A50D82">
      <w:pPr>
        <w:pStyle w:val="A-Head"/>
      </w:pPr>
      <w:bookmarkStart w:id="36" w:name="trail-description"/>
      <w:bookmarkEnd w:id="35"/>
      <w:r>
        <w:t>Trail Description</w:t>
      </w:r>
    </w:p>
    <w:tbl>
      <w:tblPr>
        <w:tblStyle w:val="Table"/>
        <w:tblW w:w="5000" w:type="pct"/>
        <w:tblLayout w:type="fixed"/>
        <w:tblLook w:val="0020" w:firstRow="1" w:lastRow="0" w:firstColumn="0" w:lastColumn="0" w:noHBand="0" w:noVBand="0"/>
      </w:tblPr>
      <w:tblGrid>
        <w:gridCol w:w="1950"/>
        <w:gridCol w:w="7410"/>
      </w:tblGrid>
      <w:tr w:rsidR="00D919EF" w14:paraId="5E9284D5" w14:textId="77777777" w:rsidTr="00F603CD">
        <w:trPr>
          <w:cnfStyle w:val="100000000000" w:firstRow="1" w:lastRow="0" w:firstColumn="0" w:lastColumn="0" w:oddVBand="0" w:evenVBand="0" w:oddHBand="0" w:evenHBand="0" w:firstRowFirstColumn="0" w:firstRowLastColumn="0" w:lastRowFirstColumn="0" w:lastRowLastColumn="0"/>
          <w:tblHeader/>
        </w:trPr>
        <w:tc>
          <w:tcPr>
            <w:tcW w:w="1650" w:type="dxa"/>
          </w:tcPr>
          <w:p w14:paraId="2FEBC7AC" w14:textId="77777777" w:rsidR="00D919EF" w:rsidRPr="00A50D82" w:rsidRDefault="00D919EF" w:rsidP="00A50D82">
            <w:pPr>
              <w:rPr>
                <w:rStyle w:val="bold1"/>
              </w:rPr>
            </w:pPr>
            <w:r w:rsidRPr="00A50D82">
              <w:rPr>
                <w:rStyle w:val="bold1"/>
              </w:rPr>
              <w:t>Distance from Start</w:t>
            </w:r>
          </w:p>
        </w:tc>
        <w:tc>
          <w:tcPr>
            <w:tcW w:w="6270" w:type="dxa"/>
          </w:tcPr>
          <w:p w14:paraId="0357E901" w14:textId="77777777" w:rsidR="00D919EF" w:rsidRPr="00A50D82" w:rsidRDefault="00D919EF" w:rsidP="00A50D82">
            <w:pPr>
              <w:rPr>
                <w:rStyle w:val="bold1"/>
              </w:rPr>
            </w:pPr>
            <w:r w:rsidRPr="00A50D82">
              <w:rPr>
                <w:rStyle w:val="bold1"/>
              </w:rPr>
              <w:t>Description</w:t>
            </w:r>
          </w:p>
        </w:tc>
      </w:tr>
      <w:tr w:rsidR="00D919EF" w14:paraId="492FBE05" w14:textId="77777777">
        <w:tc>
          <w:tcPr>
            <w:tcW w:w="1650" w:type="dxa"/>
          </w:tcPr>
          <w:p w14:paraId="35FEC56F" w14:textId="77777777" w:rsidR="00D919EF" w:rsidRDefault="00D919EF" w:rsidP="00A50D82">
            <w:r>
              <w:t>0.0</w:t>
            </w:r>
          </w:p>
        </w:tc>
        <w:tc>
          <w:tcPr>
            <w:tcW w:w="6270" w:type="dxa"/>
          </w:tcPr>
          <w:p w14:paraId="09E8F5F0" w14:textId="77777777" w:rsidR="00D919EF" w:rsidRDefault="00D919EF" w:rsidP="00A50D82">
            <w:r>
              <w:t>Start by walking across the bridge at the trailhead.</w:t>
            </w:r>
          </w:p>
        </w:tc>
      </w:tr>
      <w:tr w:rsidR="00D919EF" w14:paraId="1F5F279A" w14:textId="77777777">
        <w:tc>
          <w:tcPr>
            <w:tcW w:w="1650" w:type="dxa"/>
          </w:tcPr>
          <w:p w14:paraId="4799AABF" w14:textId="77777777" w:rsidR="00D919EF" w:rsidRDefault="00D919EF" w:rsidP="00A50D82">
            <w:r>
              <w:lastRenderedPageBreak/>
              <w:t>0.55</w:t>
            </w:r>
          </w:p>
        </w:tc>
        <w:tc>
          <w:tcPr>
            <w:tcW w:w="6270" w:type="dxa"/>
          </w:tcPr>
          <w:p w14:paraId="6D382E8F" w14:textId="77777777" w:rsidR="00D919EF" w:rsidRDefault="00D919EF" w:rsidP="00A50D82">
            <w:r>
              <w:t>DeBord Falls. Walk down the (steep!) stairs on the right to view the waterfall from below. Optional turnaround spot.</w:t>
            </w:r>
          </w:p>
        </w:tc>
      </w:tr>
      <w:tr w:rsidR="00D919EF" w14:paraId="6D693B94" w14:textId="77777777">
        <w:tc>
          <w:tcPr>
            <w:tcW w:w="1650" w:type="dxa"/>
          </w:tcPr>
          <w:p w14:paraId="207EF7F8" w14:textId="77777777" w:rsidR="00D919EF" w:rsidRDefault="00D919EF" w:rsidP="00A50D82">
            <w:r>
              <w:t>0.9</w:t>
            </w:r>
          </w:p>
        </w:tc>
        <w:tc>
          <w:tcPr>
            <w:tcW w:w="6270" w:type="dxa"/>
          </w:tcPr>
          <w:p w14:paraId="41FBA156" w14:textId="77777777" w:rsidR="00D919EF" w:rsidRDefault="00D919EF" w:rsidP="00A50D82">
            <w:r>
              <w:t>Trail switchbacks.</w:t>
            </w:r>
          </w:p>
        </w:tc>
      </w:tr>
      <w:tr w:rsidR="00D919EF" w14:paraId="4BE10A24" w14:textId="77777777">
        <w:tc>
          <w:tcPr>
            <w:tcW w:w="1650" w:type="dxa"/>
          </w:tcPr>
          <w:p w14:paraId="791F86B6" w14:textId="77777777" w:rsidR="00D919EF" w:rsidRDefault="00D919EF" w:rsidP="00A50D82">
            <w:r>
              <w:t>1.1</w:t>
            </w:r>
          </w:p>
        </w:tc>
        <w:tc>
          <w:tcPr>
            <w:tcW w:w="6270" w:type="dxa"/>
          </w:tcPr>
          <w:p w14:paraId="497FEE2D" w14:textId="77777777" w:rsidR="00D919EF" w:rsidRDefault="00D919EF" w:rsidP="00A50D82">
            <w:r>
              <w:t>Steep and rocky section at the end to the viewing spot for Emory Falls.</w:t>
            </w:r>
          </w:p>
        </w:tc>
      </w:tr>
      <w:tr w:rsidR="00D919EF" w14:paraId="641F1796" w14:textId="77777777">
        <w:tc>
          <w:tcPr>
            <w:tcW w:w="1650" w:type="dxa"/>
          </w:tcPr>
          <w:p w14:paraId="134EE019" w14:textId="77777777" w:rsidR="00D919EF" w:rsidRDefault="00D919EF" w:rsidP="00A50D82">
            <w:r>
              <w:t>1.2</w:t>
            </w:r>
          </w:p>
        </w:tc>
        <w:tc>
          <w:tcPr>
            <w:tcW w:w="6270" w:type="dxa"/>
          </w:tcPr>
          <w:p w14:paraId="53F7CA77" w14:textId="77777777" w:rsidR="00D919EF" w:rsidRDefault="00D919EF" w:rsidP="00A50D82">
            <w:r>
              <w:t>After viewing the waterfall, head back to the start!</w:t>
            </w:r>
          </w:p>
        </w:tc>
      </w:tr>
      <w:tr w:rsidR="00D919EF" w14:paraId="18E3E298" w14:textId="77777777">
        <w:tc>
          <w:tcPr>
            <w:tcW w:w="1650" w:type="dxa"/>
          </w:tcPr>
          <w:p w14:paraId="17D8C5F6" w14:textId="77777777" w:rsidR="00D919EF" w:rsidRDefault="00D919EF" w:rsidP="00A50D82">
            <w:r>
              <w:t>2.4</w:t>
            </w:r>
          </w:p>
        </w:tc>
        <w:tc>
          <w:tcPr>
            <w:tcW w:w="6270" w:type="dxa"/>
          </w:tcPr>
          <w:p w14:paraId="722F3A7E" w14:textId="77777777" w:rsidR="00D919EF" w:rsidRDefault="00D919EF" w:rsidP="00A50D82">
            <w:r>
              <w:t>Trailhead.</w:t>
            </w:r>
          </w:p>
        </w:tc>
      </w:tr>
    </w:tbl>
    <w:p w14:paraId="46F31557" w14:textId="77777777" w:rsidR="00A50D82" w:rsidRDefault="00A50D82">
      <w:pPr>
        <w:pStyle w:val="Heading3"/>
      </w:pPr>
      <w:bookmarkStart w:id="37" w:name="nearby"/>
      <w:bookmarkEnd w:id="36"/>
    </w:p>
    <w:p w14:paraId="7978AD91" w14:textId="189C804F" w:rsidR="00D919EF" w:rsidRDefault="00D919EF" w:rsidP="00A50D82">
      <w:pPr>
        <w:pStyle w:val="A-Head"/>
      </w:pPr>
      <w:r>
        <w:t>Nearby</w:t>
      </w:r>
    </w:p>
    <w:p w14:paraId="25A79767" w14:textId="77777777" w:rsidR="00D919EF" w:rsidRDefault="00D919EF" w:rsidP="00A50D82">
      <w:r w:rsidRPr="00A50D82">
        <w:rPr>
          <w:rStyle w:val="bold1"/>
        </w:rPr>
        <w:t>Enjoy the playground!</w:t>
      </w:r>
      <w:r>
        <w:t xml:space="preserve"> There is a fun, shaded creekside playground 0.7 miles down the road from the trailhead. Most of the year, the creek is a perfect depth for safe splashing.</w:t>
      </w:r>
    </w:p>
    <w:p w14:paraId="29680A55" w14:textId="77777777" w:rsidR="00D919EF" w:rsidRDefault="00D919EF" w:rsidP="00A50D82">
      <w:r w:rsidRPr="00A50D82">
        <w:rPr>
          <w:rStyle w:val="bold1"/>
        </w:rPr>
        <w:t>Check out the Flat Fork Story Book Trail.</w:t>
      </w:r>
      <w:r>
        <w:t xml:space="preserve"> Starting near the playground, this short trail is great for the littlest hikers.</w:t>
      </w:r>
    </w:p>
    <w:p w14:paraId="17613666" w14:textId="77777777" w:rsidR="00D919EF" w:rsidRDefault="00D919EF" w:rsidP="00A50D82">
      <w:r w:rsidRPr="00A50D82">
        <w:rPr>
          <w:rStyle w:val="bold1"/>
        </w:rPr>
        <w:t>Hike to the Frozen Head Mountain Summit.</w:t>
      </w:r>
      <w:r>
        <w:t xml:space="preserve"> A challenge for the biggest kid hikers and adults! This hike is around seven strenuous miles to and back from the Lookout Tower at the summit of Frozen Head Mountain, from which views of the Smokies far in the distance can be faintly visible on clear days.</w:t>
      </w:r>
    </w:p>
    <w:bookmarkEnd w:id="6"/>
    <w:bookmarkEnd w:id="37"/>
    <w:p w14:paraId="1604F6E1" w14:textId="5769FC24" w:rsidR="00D919EF" w:rsidRDefault="00D919EF">
      <w:r>
        <w:br w:type="page"/>
      </w:r>
    </w:p>
    <w:p w14:paraId="78D6E9AB" w14:textId="79A18F91" w:rsidR="00D919EF" w:rsidRDefault="00D919EF" w:rsidP="0085701D">
      <w:pPr>
        <w:pStyle w:val="ChapterTitle"/>
      </w:pPr>
      <w:bookmarkStart w:id="38" w:name="trail-15-obed-point-trail"/>
      <w:bookmarkEnd w:id="0"/>
      <w:r>
        <w:lastRenderedPageBreak/>
        <w:t>Obed Point</w:t>
      </w:r>
      <w:del w:id="39" w:author="Rosenberg, Joshua" w:date="2026-04-09T16:18:00Z" w16du:dateUtc="2026-04-09T21:18:00Z">
        <w:r w:rsidDel="00304DEE">
          <w:delText xml:space="preserve"> Trail</w:delText>
        </w:r>
      </w:del>
    </w:p>
    <w:p w14:paraId="67CF3F54" w14:textId="77777777" w:rsidR="00D919EF" w:rsidRPr="0085701D" w:rsidRDefault="00D919EF" w:rsidP="0085701D">
      <w:pPr>
        <w:rPr>
          <w:rStyle w:val="bold1"/>
        </w:rPr>
      </w:pPr>
      <w:r w:rsidRPr="0085701D">
        <w:rPr>
          <w:rStyle w:val="bold1"/>
        </w:rPr>
        <w:t>Figures included in this chapter:</w:t>
      </w:r>
    </w:p>
    <w:p w14:paraId="14BD5D40" w14:textId="77777777" w:rsidR="00D919EF" w:rsidRDefault="00D919EF" w:rsidP="0085701D">
      <w:r>
        <w:t>trail-15-figure-01.jpg</w:t>
      </w:r>
    </w:p>
    <w:p w14:paraId="3FAF0AA9" w14:textId="77777777" w:rsidR="00D919EF" w:rsidRDefault="00D919EF" w:rsidP="0085701D">
      <w:r>
        <w:t>trail-15-map.jpeg</w:t>
      </w:r>
    </w:p>
    <w:p w14:paraId="3938C7E4" w14:textId="287B2135" w:rsidR="00D919EF" w:rsidDel="00A80E65" w:rsidRDefault="0085701D" w:rsidP="0085701D">
      <w:pPr>
        <w:rPr>
          <w:del w:id="40" w:author="Rosenberg, Joshua" w:date="2026-04-10T13:36:00Z" w16du:dateUtc="2026-04-10T17:36:00Z"/>
        </w:rPr>
      </w:pPr>
      <w:del w:id="41" w:author="Rosenberg, Joshua" w:date="2026-04-10T13:36:00Z" w16du:dateUtc="2026-04-10T17:36:00Z">
        <w:r w:rsidDel="00A80E65">
          <w:delText xml:space="preserve">4.2 </w:delText>
        </w:r>
        <w:r w:rsidR="00D919EF" w:rsidDel="00A80E65">
          <w:delText>bigleaf-magnolia.jpg</w:delText>
        </w:r>
      </w:del>
    </w:p>
    <w:p w14:paraId="52594F24" w14:textId="77777777" w:rsidR="00D919EF" w:rsidRDefault="00D919EF" w:rsidP="0085701D">
      <w:pPr>
        <w:pStyle w:val="A-Head"/>
      </w:pPr>
      <w:r>
        <w:t>Overview</w:t>
      </w:r>
    </w:p>
    <w:p w14:paraId="473E05B3" w14:textId="2F73096A" w:rsidR="00D919EF" w:rsidRDefault="00D919EF" w:rsidP="0085701D">
      <w:r>
        <w:t>Just far enough to be off the radar of many in Knoxville, this trail has a bit of everything</w:t>
      </w:r>
      <w:r w:rsidR="0085701D">
        <w:t>:</w:t>
      </w:r>
      <w:r>
        <w:t xml:space="preserve"> fun bridge crossings, deep forest, waterfalls, and two pretty overlooks. It does not climb so much as to become tiresome, but it’s long enough to feel like a real adventure. There’s something about the Obed area that feels both wild and inviting. The only downside? It’s a little out-of-the-way; in some ways, this trail feels farther than some destinations in the Smokies. It’s worth it for a great family hike with kids of all ages. Though out of the way, there are a few fun things to do to extend the hike or to visit very nearby on the way home. Great for kids of all hiking ages, and not a bad hike </w:t>
      </w:r>
      <w:r w:rsidR="0085701D">
        <w:t>for carrying</w:t>
      </w:r>
      <w:r>
        <w:t xml:space="preserve"> a little one.</w:t>
      </w:r>
    </w:p>
    <w:p w14:paraId="7F4DC280" w14:textId="77777777" w:rsidR="0085701D" w:rsidRDefault="0085701D" w:rsidP="0085701D"/>
    <w:p w14:paraId="316D73E7" w14:textId="77777777" w:rsidR="00D919EF" w:rsidRDefault="00D919EF" w:rsidP="00C8005D">
      <w:pPr>
        <w:pStyle w:val="A-Head"/>
      </w:pPr>
      <w:r>
        <w:t>Key Characteristics</w:t>
      </w:r>
    </w:p>
    <w:tbl>
      <w:tblPr>
        <w:tblStyle w:val="Table"/>
        <w:tblW w:w="5000" w:type="pct"/>
        <w:tblLayout w:type="fixed"/>
        <w:tblLook w:val="0020" w:firstRow="1" w:lastRow="0" w:firstColumn="0" w:lastColumn="0" w:noHBand="0" w:noVBand="0"/>
      </w:tblPr>
      <w:tblGrid>
        <w:gridCol w:w="5054"/>
        <w:gridCol w:w="4306"/>
      </w:tblGrid>
      <w:tr w:rsidR="00D919EF" w14:paraId="46FA75F8" w14:textId="77777777" w:rsidTr="008B2701">
        <w:trPr>
          <w:cnfStyle w:val="100000000000" w:firstRow="1" w:lastRow="0" w:firstColumn="0" w:lastColumn="0" w:oddVBand="0" w:evenVBand="0" w:oddHBand="0" w:evenHBand="0" w:firstRowFirstColumn="0" w:firstRowLastColumn="0" w:lastRowFirstColumn="0" w:lastRowLastColumn="0"/>
          <w:tblHeader/>
        </w:trPr>
        <w:tc>
          <w:tcPr>
            <w:tcW w:w="4276" w:type="dxa"/>
          </w:tcPr>
          <w:p w14:paraId="4F043085" w14:textId="77777777" w:rsidR="00D919EF" w:rsidRPr="00C8005D" w:rsidRDefault="00D919EF" w:rsidP="00C8005D">
            <w:pPr>
              <w:rPr>
                <w:rStyle w:val="bold1"/>
              </w:rPr>
            </w:pPr>
            <w:r w:rsidRPr="00C8005D">
              <w:rPr>
                <w:rStyle w:val="bold1"/>
              </w:rPr>
              <w:t>Characteristic</w:t>
            </w:r>
          </w:p>
        </w:tc>
        <w:tc>
          <w:tcPr>
            <w:tcW w:w="3643" w:type="dxa"/>
          </w:tcPr>
          <w:p w14:paraId="6EC642B8" w14:textId="77777777" w:rsidR="00D919EF" w:rsidRPr="00C8005D" w:rsidRDefault="00D919EF" w:rsidP="00C8005D">
            <w:pPr>
              <w:rPr>
                <w:rStyle w:val="bold1"/>
              </w:rPr>
            </w:pPr>
            <w:r w:rsidRPr="00C8005D">
              <w:rPr>
                <w:rStyle w:val="bold1"/>
              </w:rPr>
              <w:t>Details</w:t>
            </w:r>
          </w:p>
        </w:tc>
      </w:tr>
      <w:tr w:rsidR="00D919EF" w14:paraId="3E9D4846" w14:textId="77777777">
        <w:tc>
          <w:tcPr>
            <w:tcW w:w="4276" w:type="dxa"/>
          </w:tcPr>
          <w:p w14:paraId="118C7EF1" w14:textId="77777777" w:rsidR="00D919EF" w:rsidRDefault="00D919EF" w:rsidP="00C8005D">
            <w:r>
              <w:t>Time from Knoxville</w:t>
            </w:r>
          </w:p>
        </w:tc>
        <w:tc>
          <w:tcPr>
            <w:tcW w:w="3643" w:type="dxa"/>
          </w:tcPr>
          <w:p w14:paraId="55EEA0D7" w14:textId="77777777" w:rsidR="00D919EF" w:rsidRDefault="00D919EF" w:rsidP="00C8005D">
            <w:r>
              <w:t>50 mins</w:t>
            </w:r>
          </w:p>
        </w:tc>
      </w:tr>
      <w:tr w:rsidR="00D919EF" w14:paraId="378FA1C0" w14:textId="77777777">
        <w:tc>
          <w:tcPr>
            <w:tcW w:w="4276" w:type="dxa"/>
          </w:tcPr>
          <w:p w14:paraId="32EA7C0C" w14:textId="77777777" w:rsidR="00D919EF" w:rsidRDefault="00D919EF" w:rsidP="00C8005D">
            <w:r>
              <w:t>Trail Distance (Miles)</w:t>
            </w:r>
          </w:p>
        </w:tc>
        <w:tc>
          <w:tcPr>
            <w:tcW w:w="3643" w:type="dxa"/>
          </w:tcPr>
          <w:p w14:paraId="68A5B14C" w14:textId="77777777" w:rsidR="00D919EF" w:rsidRDefault="00D919EF" w:rsidP="00C8005D">
            <w:r>
              <w:t>3.6</w:t>
            </w:r>
          </w:p>
        </w:tc>
      </w:tr>
      <w:tr w:rsidR="00D919EF" w14:paraId="12A336E9" w14:textId="77777777">
        <w:tc>
          <w:tcPr>
            <w:tcW w:w="4276" w:type="dxa"/>
          </w:tcPr>
          <w:p w14:paraId="1C3D273B" w14:textId="77777777" w:rsidR="00D919EF" w:rsidRDefault="00D919EF" w:rsidP="00C8005D">
            <w:r>
              <w:t>Elevation Change</w:t>
            </w:r>
          </w:p>
        </w:tc>
        <w:tc>
          <w:tcPr>
            <w:tcW w:w="3643" w:type="dxa"/>
          </w:tcPr>
          <w:p w14:paraId="7116CC29" w14:textId="77777777" w:rsidR="00D919EF" w:rsidRDefault="00D919EF" w:rsidP="00C8005D">
            <w:r>
              <w:t>Gentle</w:t>
            </w:r>
          </w:p>
        </w:tc>
      </w:tr>
      <w:tr w:rsidR="00D919EF" w14:paraId="3F8FD767" w14:textId="77777777">
        <w:tc>
          <w:tcPr>
            <w:tcW w:w="4276" w:type="dxa"/>
          </w:tcPr>
          <w:p w14:paraId="1A7E3F6B" w14:textId="77777777" w:rsidR="00D919EF" w:rsidRDefault="00D919EF" w:rsidP="00C8005D">
            <w:r>
              <w:t>Pets</w:t>
            </w:r>
          </w:p>
        </w:tc>
        <w:tc>
          <w:tcPr>
            <w:tcW w:w="3643" w:type="dxa"/>
          </w:tcPr>
          <w:p w14:paraId="7853BD3D" w14:textId="77777777" w:rsidR="00D919EF" w:rsidRDefault="00D919EF" w:rsidP="00C8005D">
            <w:r>
              <w:t>Allowed on leash</w:t>
            </w:r>
          </w:p>
        </w:tc>
      </w:tr>
      <w:tr w:rsidR="00D919EF" w14:paraId="344C4B7B" w14:textId="77777777">
        <w:tc>
          <w:tcPr>
            <w:tcW w:w="4276" w:type="dxa"/>
          </w:tcPr>
          <w:p w14:paraId="0C476935" w14:textId="77777777" w:rsidR="00D919EF" w:rsidRDefault="00D919EF" w:rsidP="00C8005D">
            <w:r>
              <w:t>Parking Pass/Entrance Fee</w:t>
            </w:r>
          </w:p>
        </w:tc>
        <w:tc>
          <w:tcPr>
            <w:tcW w:w="3643" w:type="dxa"/>
          </w:tcPr>
          <w:p w14:paraId="2A9BC11D" w14:textId="77777777" w:rsidR="00D919EF" w:rsidRDefault="00D919EF" w:rsidP="00C8005D">
            <w:r>
              <w:t>Not Required</w:t>
            </w:r>
          </w:p>
        </w:tc>
      </w:tr>
      <w:tr w:rsidR="00D919EF" w14:paraId="3A4D7E02" w14:textId="77777777">
        <w:tc>
          <w:tcPr>
            <w:tcW w:w="4276" w:type="dxa"/>
          </w:tcPr>
          <w:p w14:paraId="6DF86E45" w14:textId="77777777" w:rsidR="00D919EF" w:rsidRDefault="00D919EF" w:rsidP="00C8005D">
            <w:r>
              <w:lastRenderedPageBreak/>
              <w:t>Restroom(s)</w:t>
            </w:r>
          </w:p>
        </w:tc>
        <w:tc>
          <w:tcPr>
            <w:tcW w:w="3643" w:type="dxa"/>
          </w:tcPr>
          <w:p w14:paraId="6EAB3CEF" w14:textId="77777777" w:rsidR="00D919EF" w:rsidRDefault="00D919EF" w:rsidP="00C8005D">
            <w:r>
              <w:t>Yes</w:t>
            </w:r>
          </w:p>
        </w:tc>
      </w:tr>
      <w:tr w:rsidR="00D919EF" w14:paraId="76007AAE" w14:textId="77777777">
        <w:tc>
          <w:tcPr>
            <w:tcW w:w="4276" w:type="dxa"/>
          </w:tcPr>
          <w:p w14:paraId="49E7DCD5" w14:textId="77777777" w:rsidR="00D919EF" w:rsidRDefault="00D919EF" w:rsidP="00C8005D">
            <w:r>
              <w:t>Best Ages</w:t>
            </w:r>
          </w:p>
        </w:tc>
        <w:tc>
          <w:tcPr>
            <w:tcW w:w="3643" w:type="dxa"/>
          </w:tcPr>
          <w:p w14:paraId="5F0FA381" w14:textId="77777777" w:rsidR="00D919EF" w:rsidRDefault="00D919EF" w:rsidP="00C8005D">
            <w:r>
              <w:t>Little kids and Big kids</w:t>
            </w:r>
          </w:p>
        </w:tc>
      </w:tr>
      <w:tr w:rsidR="00D919EF" w14:paraId="527790E4" w14:textId="77777777">
        <w:tc>
          <w:tcPr>
            <w:tcW w:w="4276" w:type="dxa"/>
          </w:tcPr>
          <w:p w14:paraId="0B6F57DB" w14:textId="77777777" w:rsidR="00D919EF" w:rsidRDefault="00D919EF" w:rsidP="00C8005D">
            <w:r>
              <w:t>Accessibility</w:t>
            </w:r>
          </w:p>
        </w:tc>
        <w:tc>
          <w:tcPr>
            <w:tcW w:w="3643" w:type="dxa"/>
          </w:tcPr>
          <w:p w14:paraId="498A1C96" w14:textId="77777777" w:rsidR="00D919EF" w:rsidRDefault="00D919EF" w:rsidP="00C8005D">
            <w:r>
              <w:t>Not accessible</w:t>
            </w:r>
          </w:p>
        </w:tc>
      </w:tr>
    </w:tbl>
    <w:p w14:paraId="089EAFFB" w14:textId="77777777" w:rsidR="00C8005D" w:rsidRDefault="00C8005D">
      <w:pPr>
        <w:pStyle w:val="Heading3"/>
      </w:pPr>
    </w:p>
    <w:p w14:paraId="4FFE51F8" w14:textId="73150646" w:rsidR="00D919EF" w:rsidRDefault="00D919EF" w:rsidP="00C8005D">
      <w:pPr>
        <w:pStyle w:val="A-Head"/>
      </w:pPr>
      <w:r>
        <w:t>Directions to the Trailhead</w:t>
      </w:r>
    </w:p>
    <w:p w14:paraId="6A9B7A72" w14:textId="77777777" w:rsidR="00D919EF" w:rsidRDefault="00D919EF" w:rsidP="00C8005D">
      <w:r>
        <w:t>Trailhead Address: Lilly Bluff Trailhead, 1 Lilly Bluff Trail Head, Lancing, TN 37770</w:t>
      </w:r>
    </w:p>
    <w:p w14:paraId="69B56212" w14:textId="77777777" w:rsidR="00D919EF" w:rsidRDefault="00D919EF" w:rsidP="00C8005D">
      <w:r>
        <w:t>Trailhead GPS Coordinates: 36.10239, -84.72183</w:t>
      </w:r>
    </w:p>
    <w:p w14:paraId="6E8033A3" w14:textId="77777777" w:rsidR="00D919EF" w:rsidRDefault="00D919EF" w:rsidP="00C8005D">
      <w:pPr>
        <w:ind w:firstLine="720"/>
      </w:pPr>
      <w:r>
        <w:t>The above address should easily navigate you to the large parking area with a restroom. Look for the sign for the point trail.</w:t>
      </w:r>
    </w:p>
    <w:p w14:paraId="5D02D191" w14:textId="77777777" w:rsidR="00C8005D" w:rsidRDefault="00C8005D" w:rsidP="00C8005D">
      <w:pPr>
        <w:ind w:firstLine="720"/>
      </w:pPr>
    </w:p>
    <w:p w14:paraId="4749F205" w14:textId="77777777" w:rsidR="00D919EF" w:rsidRPr="00C8005D" w:rsidRDefault="00D919EF" w:rsidP="00C8005D">
      <w:pPr>
        <w:pStyle w:val="A-Head"/>
      </w:pPr>
      <w:r>
        <w:t>Trail Description</w:t>
      </w:r>
    </w:p>
    <w:tbl>
      <w:tblPr>
        <w:tblStyle w:val="Table"/>
        <w:tblW w:w="5000" w:type="pct"/>
        <w:tblLayout w:type="fixed"/>
        <w:tblLook w:val="0020" w:firstRow="1" w:lastRow="0" w:firstColumn="0" w:lastColumn="0" w:noHBand="0" w:noVBand="0"/>
      </w:tblPr>
      <w:tblGrid>
        <w:gridCol w:w="2730"/>
        <w:gridCol w:w="6630"/>
      </w:tblGrid>
      <w:tr w:rsidR="00D919EF" w14:paraId="7E7FFD17" w14:textId="77777777" w:rsidTr="008B2701">
        <w:trPr>
          <w:cnfStyle w:val="100000000000" w:firstRow="1" w:lastRow="0" w:firstColumn="0" w:lastColumn="0" w:oddVBand="0" w:evenVBand="0" w:oddHBand="0" w:evenHBand="0" w:firstRowFirstColumn="0" w:firstRowLastColumn="0" w:lastRowFirstColumn="0" w:lastRowLastColumn="0"/>
          <w:tblHeader/>
        </w:trPr>
        <w:tc>
          <w:tcPr>
            <w:tcW w:w="2310" w:type="dxa"/>
          </w:tcPr>
          <w:p w14:paraId="7AD682C1" w14:textId="77777777" w:rsidR="00D919EF" w:rsidRPr="00C8005D" w:rsidRDefault="00D919EF" w:rsidP="00C8005D">
            <w:pPr>
              <w:rPr>
                <w:rStyle w:val="bold1"/>
              </w:rPr>
            </w:pPr>
            <w:r w:rsidRPr="00C8005D">
              <w:rPr>
                <w:rStyle w:val="bold1"/>
              </w:rPr>
              <w:t>Distance from Start</w:t>
            </w:r>
          </w:p>
        </w:tc>
        <w:tc>
          <w:tcPr>
            <w:tcW w:w="5610" w:type="dxa"/>
          </w:tcPr>
          <w:p w14:paraId="12631742" w14:textId="77777777" w:rsidR="00D919EF" w:rsidRPr="00C8005D" w:rsidRDefault="00D919EF" w:rsidP="00C8005D">
            <w:pPr>
              <w:rPr>
                <w:rStyle w:val="bold1"/>
              </w:rPr>
            </w:pPr>
            <w:r w:rsidRPr="00C8005D">
              <w:rPr>
                <w:rStyle w:val="bold1"/>
              </w:rPr>
              <w:t>Description</w:t>
            </w:r>
          </w:p>
        </w:tc>
      </w:tr>
      <w:tr w:rsidR="00D919EF" w14:paraId="5E0814A8" w14:textId="77777777">
        <w:tc>
          <w:tcPr>
            <w:tcW w:w="2310" w:type="dxa"/>
          </w:tcPr>
          <w:p w14:paraId="0F1D4B74" w14:textId="77777777" w:rsidR="00D919EF" w:rsidRDefault="00D919EF" w:rsidP="00C8005D">
            <w:r>
              <w:t>0.0</w:t>
            </w:r>
          </w:p>
        </w:tc>
        <w:tc>
          <w:tcPr>
            <w:tcW w:w="5610" w:type="dxa"/>
          </w:tcPr>
          <w:p w14:paraId="71E44A6C" w14:textId="77777777" w:rsidR="00D919EF" w:rsidRDefault="00D919EF" w:rsidP="00C8005D">
            <w:r>
              <w:t>Start on the Point Trail.</w:t>
            </w:r>
          </w:p>
        </w:tc>
      </w:tr>
      <w:tr w:rsidR="00D919EF" w14:paraId="27168B82" w14:textId="77777777">
        <w:tc>
          <w:tcPr>
            <w:tcW w:w="2310" w:type="dxa"/>
          </w:tcPr>
          <w:p w14:paraId="770D61CC" w14:textId="77777777" w:rsidR="00D919EF" w:rsidRDefault="00D919EF" w:rsidP="00C8005D">
            <w:r>
              <w:t>0.15</w:t>
            </w:r>
          </w:p>
        </w:tc>
        <w:tc>
          <w:tcPr>
            <w:tcW w:w="5610" w:type="dxa"/>
          </w:tcPr>
          <w:p w14:paraId="576DB71C" w14:textId="77777777" w:rsidR="00D919EF" w:rsidRDefault="00D919EF" w:rsidP="00C8005D">
            <w:r>
              <w:t>Side trail to the Lilly Bluff Overlook for Clear Creek (we recommend!).</w:t>
            </w:r>
          </w:p>
        </w:tc>
      </w:tr>
      <w:tr w:rsidR="00D919EF" w14:paraId="647402D3" w14:textId="77777777">
        <w:tc>
          <w:tcPr>
            <w:tcW w:w="2310" w:type="dxa"/>
          </w:tcPr>
          <w:p w14:paraId="26F2C801" w14:textId="77777777" w:rsidR="00D919EF" w:rsidRDefault="00D919EF" w:rsidP="00C8005D">
            <w:r>
              <w:t>0.4</w:t>
            </w:r>
          </w:p>
        </w:tc>
        <w:tc>
          <w:tcPr>
            <w:tcW w:w="5610" w:type="dxa"/>
          </w:tcPr>
          <w:p w14:paraId="4AEF96AB" w14:textId="77777777" w:rsidR="00D919EF" w:rsidRDefault="00D919EF" w:rsidP="00C8005D">
            <w:r>
              <w:t>Small bridge crossing.</w:t>
            </w:r>
          </w:p>
        </w:tc>
      </w:tr>
      <w:tr w:rsidR="00D919EF" w14:paraId="2C24B0CF" w14:textId="77777777">
        <w:tc>
          <w:tcPr>
            <w:tcW w:w="2310" w:type="dxa"/>
          </w:tcPr>
          <w:p w14:paraId="519D3749" w14:textId="77777777" w:rsidR="00D919EF" w:rsidRDefault="00D919EF" w:rsidP="00C8005D">
            <w:r>
              <w:t>0.45</w:t>
            </w:r>
          </w:p>
        </w:tc>
        <w:tc>
          <w:tcPr>
            <w:tcW w:w="5610" w:type="dxa"/>
          </w:tcPr>
          <w:p w14:paraId="175ED52C" w14:textId="77777777" w:rsidR="00D919EF" w:rsidRDefault="00D919EF" w:rsidP="00C8005D">
            <w:r>
              <w:t>Large boulders and a rock wall. The trail winds around the side and atop the back of the wall.</w:t>
            </w:r>
          </w:p>
        </w:tc>
      </w:tr>
      <w:tr w:rsidR="00D919EF" w14:paraId="462CF5AA" w14:textId="77777777">
        <w:tc>
          <w:tcPr>
            <w:tcW w:w="2310" w:type="dxa"/>
          </w:tcPr>
          <w:p w14:paraId="169FB50A" w14:textId="77777777" w:rsidR="00D919EF" w:rsidRDefault="00D919EF" w:rsidP="00C8005D">
            <w:r>
              <w:t>0.5</w:t>
            </w:r>
          </w:p>
        </w:tc>
        <w:tc>
          <w:tcPr>
            <w:tcW w:w="5610" w:type="dxa"/>
          </w:tcPr>
          <w:p w14:paraId="07F1112F" w14:textId="77777777" w:rsidR="00D919EF" w:rsidRDefault="00D919EF" w:rsidP="00C8005D">
            <w:r>
              <w:t>Trail flattens and winds along the side of a ridge.</w:t>
            </w:r>
          </w:p>
        </w:tc>
      </w:tr>
      <w:tr w:rsidR="00D919EF" w14:paraId="4B8948BA" w14:textId="77777777">
        <w:tc>
          <w:tcPr>
            <w:tcW w:w="2310" w:type="dxa"/>
          </w:tcPr>
          <w:p w14:paraId="45D9606F" w14:textId="77777777" w:rsidR="00D919EF" w:rsidRDefault="00D919EF" w:rsidP="00C8005D">
            <w:r>
              <w:t>1</w:t>
            </w:r>
          </w:p>
        </w:tc>
        <w:tc>
          <w:tcPr>
            <w:tcW w:w="5610" w:type="dxa"/>
          </w:tcPr>
          <w:p w14:paraId="3F556ED2" w14:textId="77777777" w:rsidR="00D919EF" w:rsidRDefault="00D919EF" w:rsidP="00C8005D">
            <w:r>
              <w:t>Trail bends to the right.</w:t>
            </w:r>
          </w:p>
        </w:tc>
      </w:tr>
      <w:tr w:rsidR="00D919EF" w14:paraId="29CAEDF2" w14:textId="77777777">
        <w:tc>
          <w:tcPr>
            <w:tcW w:w="2310" w:type="dxa"/>
          </w:tcPr>
          <w:p w14:paraId="6CB7EAA0" w14:textId="77777777" w:rsidR="00D919EF" w:rsidRDefault="00D919EF" w:rsidP="00C8005D">
            <w:r>
              <w:lastRenderedPageBreak/>
              <w:t>1.4</w:t>
            </w:r>
          </w:p>
        </w:tc>
        <w:tc>
          <w:tcPr>
            <w:tcW w:w="5610" w:type="dxa"/>
          </w:tcPr>
          <w:p w14:paraId="66B0DAE8" w14:textId="77777777" w:rsidR="00D919EF" w:rsidRDefault="00D919EF" w:rsidP="00C8005D">
            <w:r>
              <w:t>Trail bends to the left.</w:t>
            </w:r>
          </w:p>
        </w:tc>
      </w:tr>
      <w:tr w:rsidR="00D919EF" w14:paraId="37ED34E8" w14:textId="77777777">
        <w:tc>
          <w:tcPr>
            <w:tcW w:w="2310" w:type="dxa"/>
          </w:tcPr>
          <w:p w14:paraId="69171376" w14:textId="77777777" w:rsidR="00D919EF" w:rsidRDefault="00D919EF" w:rsidP="00C8005D">
            <w:r>
              <w:t>1.8</w:t>
            </w:r>
          </w:p>
        </w:tc>
        <w:tc>
          <w:tcPr>
            <w:tcW w:w="5610" w:type="dxa"/>
          </w:tcPr>
          <w:p w14:paraId="355278B3" w14:textId="77777777" w:rsidR="00D919EF" w:rsidRDefault="00D919EF" w:rsidP="00C8005D">
            <w:r>
              <w:t>Overlook of the juncture of Clear Creek and Obed River. There are many great spots to view the rivers! After a good rest, turn around and head back to the trailhead.</w:t>
            </w:r>
          </w:p>
        </w:tc>
      </w:tr>
      <w:tr w:rsidR="00D919EF" w14:paraId="381848BF" w14:textId="77777777">
        <w:tc>
          <w:tcPr>
            <w:tcW w:w="2310" w:type="dxa"/>
          </w:tcPr>
          <w:p w14:paraId="221385DE" w14:textId="77777777" w:rsidR="00D919EF" w:rsidRDefault="00D919EF" w:rsidP="00C8005D">
            <w:r>
              <w:t>3.6</w:t>
            </w:r>
          </w:p>
        </w:tc>
        <w:tc>
          <w:tcPr>
            <w:tcW w:w="5610" w:type="dxa"/>
          </w:tcPr>
          <w:p w14:paraId="62036A77" w14:textId="77777777" w:rsidR="00D919EF" w:rsidRDefault="00D919EF" w:rsidP="00C8005D">
            <w:r>
              <w:t>Trailhead.</w:t>
            </w:r>
          </w:p>
        </w:tc>
      </w:tr>
    </w:tbl>
    <w:p w14:paraId="3F7F5393" w14:textId="77777777" w:rsidR="00C8005D" w:rsidRDefault="00C8005D">
      <w:pPr>
        <w:pStyle w:val="Heading3"/>
      </w:pPr>
    </w:p>
    <w:p w14:paraId="16ABA859" w14:textId="6315342B" w:rsidR="00D919EF" w:rsidRDefault="00D919EF" w:rsidP="00C8005D">
      <w:pPr>
        <w:pStyle w:val="A-Head"/>
      </w:pPr>
      <w:r>
        <w:t>Nearby</w:t>
      </w:r>
    </w:p>
    <w:p w14:paraId="52661375" w14:textId="2EFD88AF" w:rsidR="00D919EF" w:rsidRDefault="00D919EF" w:rsidP="00C8005D">
      <w:r w:rsidRPr="00C8005D">
        <w:rPr>
          <w:rStyle w:val="bold1"/>
        </w:rPr>
        <w:t>Hang out at Lilly Pad Hopyard Brewery, only open Saturdays and Sundays, 12-6 p.m.</w:t>
      </w:r>
      <w:r>
        <w:t xml:space="preserve"> The Lilly Pad Hopyard Brewery (</w:t>
      </w:r>
      <w:del w:id="42" w:author="Wells, Thomas" w:date="2026-02-09T11:19:00Z" w16du:dateUtc="2026-02-09T16:19:00Z">
        <w:r w:rsidDel="00E059DB">
          <w:fldChar w:fldCharType="begin"/>
        </w:r>
        <w:r w:rsidDel="00E059DB">
          <w:delInstrText>HYPERLINK "https://www.lillypadhopyardbrewery.com" \h</w:delInstrText>
        </w:r>
        <w:r w:rsidDel="00E059DB">
          <w:fldChar w:fldCharType="separate"/>
        </w:r>
        <w:r w:rsidRPr="00E059DB" w:rsidDel="00E059DB">
          <w:rPr>
            <w:rPrChange w:id="43" w:author="Wells, Thomas" w:date="2026-02-09T11:19:00Z" w16du:dateUtc="2026-02-09T16:19:00Z">
              <w:rPr>
                <w:rStyle w:val="Hyperlink"/>
              </w:rPr>
            </w:rPrChange>
          </w:rPr>
          <w:delText>https://www.lillypadhopyardbrewery.com</w:delText>
        </w:r>
        <w:r w:rsidDel="00E059DB">
          <w:fldChar w:fldCharType="end"/>
        </w:r>
      </w:del>
      <w:ins w:id="44" w:author="Wells, Thomas" w:date="2026-02-09T11:19:00Z" w16du:dateUtc="2026-02-09T16:19:00Z">
        <w:r w:rsidR="00E059DB" w:rsidRPr="00E059DB">
          <w:rPr>
            <w:rPrChange w:id="45" w:author="Wells, Thomas" w:date="2026-02-09T11:19:00Z" w16du:dateUtc="2026-02-09T16:19:00Z">
              <w:rPr>
                <w:rStyle w:val="Hyperlink"/>
              </w:rPr>
            </w:rPrChange>
          </w:rPr>
          <w:t>https://www.lillypadhopyardbrewery.com</w:t>
        </w:r>
      </w:ins>
      <w:r>
        <w:t>) is a surprising, fantastic, kid-friendly destination for food and drinks.</w:t>
      </w:r>
    </w:p>
    <w:p w14:paraId="31054107" w14:textId="77777777" w:rsidR="00D919EF" w:rsidRDefault="00D919EF" w:rsidP="00C8005D">
      <w:r w:rsidRPr="00C8005D">
        <w:rPr>
          <w:rStyle w:val="bold1"/>
        </w:rPr>
        <w:t>Play around the bouldering area.</w:t>
      </w:r>
      <w:r>
        <w:t xml:space="preserve"> The Trailhead features a nearby shaded area full of boulders. While we’ve often used this spot as a peaceful place to finish kiddo naps, older kids love trying to climb the boulders.</w:t>
      </w:r>
    </w:p>
    <w:bookmarkEnd w:id="38"/>
    <w:p w14:paraId="17FAC29B" w14:textId="271E4CD9" w:rsidR="00D919EF" w:rsidRDefault="00D919EF">
      <w:r>
        <w:br w:type="page"/>
      </w:r>
    </w:p>
    <w:p w14:paraId="74B3CA60" w14:textId="61811C6E" w:rsidR="00D919EF" w:rsidRDefault="00D919EF" w:rsidP="00365490">
      <w:pPr>
        <w:pStyle w:val="ChapterTitle"/>
      </w:pPr>
      <w:bookmarkStart w:id="46" w:name="trail-16-bandy-creek-campground"/>
      <w:r>
        <w:lastRenderedPageBreak/>
        <w:t>Bandy Creek Campground</w:t>
      </w:r>
    </w:p>
    <w:p w14:paraId="3067B7BE" w14:textId="77777777" w:rsidR="00D919EF" w:rsidRPr="00365490" w:rsidRDefault="00D919EF" w:rsidP="00365490">
      <w:pPr>
        <w:rPr>
          <w:rStyle w:val="bold1"/>
        </w:rPr>
      </w:pPr>
      <w:r w:rsidRPr="00365490">
        <w:rPr>
          <w:rStyle w:val="bold1"/>
        </w:rPr>
        <w:t>Figures included in this chapter:</w:t>
      </w:r>
    </w:p>
    <w:p w14:paraId="1600B909" w14:textId="12C4333C" w:rsidR="00D919EF" w:rsidDel="008F0B7B" w:rsidRDefault="008F0B7B" w:rsidP="00365490">
      <w:pPr>
        <w:rPr>
          <w:del w:id="47" w:author="Rosenberg, Joshua" w:date="2026-04-10T13:37:00Z" w16du:dateUtc="2026-04-10T17:37:00Z"/>
        </w:rPr>
      </w:pPr>
      <w:ins w:id="48" w:author="Rosenberg, Joshua" w:date="2026-04-10T13:38:00Z" w16du:dateUtc="2026-04-10T17:38:00Z">
        <w:r>
          <w:t>barn.jpg</w:t>
        </w:r>
      </w:ins>
      <w:del w:id="49" w:author="Rosenberg, Joshua" w:date="2026-04-10T13:37:00Z" w16du:dateUtc="2026-04-10T17:37:00Z">
        <w:r w:rsidR="00365490" w:rsidDel="008F0B7B">
          <w:delText xml:space="preserve">4.3 </w:delText>
        </w:r>
        <w:r w:rsidR="00D919EF" w:rsidDel="008F0B7B">
          <w:delText>jo-bandy.jpg</w:delText>
        </w:r>
      </w:del>
    </w:p>
    <w:p w14:paraId="2085143E" w14:textId="77777777" w:rsidR="008F0B7B" w:rsidRDefault="008F0B7B" w:rsidP="00365490">
      <w:pPr>
        <w:rPr>
          <w:ins w:id="50" w:author="Rosenberg, Joshua" w:date="2026-04-10T13:37:00Z" w16du:dateUtc="2026-04-10T17:37:00Z"/>
        </w:rPr>
      </w:pPr>
    </w:p>
    <w:p w14:paraId="34C74CE9" w14:textId="77777777" w:rsidR="00D919EF" w:rsidRDefault="00D919EF" w:rsidP="00365490">
      <w:r>
        <w:t>trail-16-map.jpeg</w:t>
      </w:r>
    </w:p>
    <w:p w14:paraId="5CDE5ACA" w14:textId="77777777" w:rsidR="00D919EF" w:rsidRDefault="00D919EF" w:rsidP="00365490">
      <w:pPr>
        <w:pStyle w:val="A-Head"/>
      </w:pPr>
      <w:r>
        <w:t>Overview</w:t>
      </w:r>
    </w:p>
    <w:p w14:paraId="594DD08C" w14:textId="77777777" w:rsidR="00D919EF" w:rsidRDefault="00D919EF" w:rsidP="00365490">
      <w:r>
        <w:t>A welcoming, gentle introduction to the Big South Fork. This hike pairs best with a stay at the campground or if you’re hiking the nearby Angel Falls Trail or the Fall Branch Falls trails. This happens to be the flattest trail in the book. While short, it’s almost entirely on a dirt path, making it a great hike for toddlers or little kids – or parents carrying babies in a carrier.</w:t>
      </w:r>
    </w:p>
    <w:p w14:paraId="00806F31" w14:textId="77777777" w:rsidR="00702889" w:rsidRDefault="00702889" w:rsidP="00365490"/>
    <w:p w14:paraId="19466A8C" w14:textId="77777777" w:rsidR="00D919EF" w:rsidRDefault="00D919EF" w:rsidP="00702889">
      <w:pPr>
        <w:pStyle w:val="A-Head"/>
      </w:pPr>
      <w:r>
        <w:t>Key Characteristics</w:t>
      </w:r>
    </w:p>
    <w:tbl>
      <w:tblPr>
        <w:tblStyle w:val="Table"/>
        <w:tblW w:w="5000" w:type="pct"/>
        <w:tblLayout w:type="fixed"/>
        <w:tblLook w:val="0020" w:firstRow="1" w:lastRow="0" w:firstColumn="0" w:lastColumn="0" w:noHBand="0" w:noVBand="0"/>
      </w:tblPr>
      <w:tblGrid>
        <w:gridCol w:w="1950"/>
        <w:gridCol w:w="7410"/>
      </w:tblGrid>
      <w:tr w:rsidR="00D919EF" w14:paraId="38027AEA" w14:textId="77777777" w:rsidTr="00D0743C">
        <w:trPr>
          <w:cnfStyle w:val="100000000000" w:firstRow="1" w:lastRow="0" w:firstColumn="0" w:lastColumn="0" w:oddVBand="0" w:evenVBand="0" w:oddHBand="0" w:evenHBand="0" w:firstRowFirstColumn="0" w:firstRowLastColumn="0" w:lastRowFirstColumn="0" w:lastRowLastColumn="0"/>
          <w:tblHeader/>
        </w:trPr>
        <w:tc>
          <w:tcPr>
            <w:tcW w:w="1650" w:type="dxa"/>
          </w:tcPr>
          <w:p w14:paraId="3D722E9D" w14:textId="77777777" w:rsidR="00D919EF" w:rsidRPr="00702889" w:rsidRDefault="00D919EF" w:rsidP="00702889">
            <w:pPr>
              <w:rPr>
                <w:rStyle w:val="bold1"/>
              </w:rPr>
            </w:pPr>
            <w:r w:rsidRPr="00702889">
              <w:rPr>
                <w:rStyle w:val="bold1"/>
              </w:rPr>
              <w:t>Characteristic</w:t>
            </w:r>
          </w:p>
        </w:tc>
        <w:tc>
          <w:tcPr>
            <w:tcW w:w="6270" w:type="dxa"/>
          </w:tcPr>
          <w:p w14:paraId="607307E3" w14:textId="77777777" w:rsidR="00D919EF" w:rsidRPr="00702889" w:rsidRDefault="00D919EF" w:rsidP="00702889">
            <w:pPr>
              <w:rPr>
                <w:rStyle w:val="bold1"/>
              </w:rPr>
            </w:pPr>
            <w:r w:rsidRPr="00702889">
              <w:rPr>
                <w:rStyle w:val="bold1"/>
              </w:rPr>
              <w:t>Details</w:t>
            </w:r>
          </w:p>
        </w:tc>
      </w:tr>
      <w:tr w:rsidR="00D919EF" w14:paraId="4AD5D9C6" w14:textId="77777777">
        <w:tc>
          <w:tcPr>
            <w:tcW w:w="1650" w:type="dxa"/>
          </w:tcPr>
          <w:p w14:paraId="5232289E" w14:textId="77777777" w:rsidR="00D919EF" w:rsidRDefault="00D919EF" w:rsidP="00702889">
            <w:r>
              <w:t>Time from Knoxville</w:t>
            </w:r>
          </w:p>
        </w:tc>
        <w:tc>
          <w:tcPr>
            <w:tcW w:w="6270" w:type="dxa"/>
          </w:tcPr>
          <w:p w14:paraId="694D056B" w14:textId="77777777" w:rsidR="00D919EF" w:rsidRDefault="00D919EF" w:rsidP="00702889">
            <w:r>
              <w:t>1 hr 30 mins</w:t>
            </w:r>
          </w:p>
        </w:tc>
      </w:tr>
      <w:tr w:rsidR="00D919EF" w14:paraId="73311528" w14:textId="77777777">
        <w:tc>
          <w:tcPr>
            <w:tcW w:w="1650" w:type="dxa"/>
          </w:tcPr>
          <w:p w14:paraId="09105D18" w14:textId="77777777" w:rsidR="00D919EF" w:rsidRDefault="00D919EF" w:rsidP="00702889">
            <w:r>
              <w:t>Trail Distance (Miles)</w:t>
            </w:r>
          </w:p>
        </w:tc>
        <w:tc>
          <w:tcPr>
            <w:tcW w:w="6270" w:type="dxa"/>
          </w:tcPr>
          <w:p w14:paraId="53D0253A" w14:textId="77777777" w:rsidR="00D919EF" w:rsidRDefault="00D919EF" w:rsidP="00702889">
            <w:r>
              <w:t>1.3</w:t>
            </w:r>
          </w:p>
        </w:tc>
      </w:tr>
      <w:tr w:rsidR="00D919EF" w14:paraId="3F73A35B" w14:textId="77777777">
        <w:tc>
          <w:tcPr>
            <w:tcW w:w="1650" w:type="dxa"/>
          </w:tcPr>
          <w:p w14:paraId="3D059FBC" w14:textId="77777777" w:rsidR="00D919EF" w:rsidRDefault="00D919EF" w:rsidP="00702889">
            <w:r>
              <w:t>Elevation Change</w:t>
            </w:r>
          </w:p>
        </w:tc>
        <w:tc>
          <w:tcPr>
            <w:tcW w:w="6270" w:type="dxa"/>
          </w:tcPr>
          <w:p w14:paraId="1BCDC10C" w14:textId="77777777" w:rsidR="00D919EF" w:rsidRDefault="00D919EF" w:rsidP="00702889">
            <w:r>
              <w:t>Flat</w:t>
            </w:r>
          </w:p>
        </w:tc>
      </w:tr>
      <w:tr w:rsidR="00D919EF" w14:paraId="5147BD6B" w14:textId="77777777">
        <w:tc>
          <w:tcPr>
            <w:tcW w:w="1650" w:type="dxa"/>
          </w:tcPr>
          <w:p w14:paraId="524EA429" w14:textId="77777777" w:rsidR="00D919EF" w:rsidRDefault="00D919EF" w:rsidP="00702889">
            <w:r>
              <w:t>Pets</w:t>
            </w:r>
          </w:p>
        </w:tc>
        <w:tc>
          <w:tcPr>
            <w:tcW w:w="6270" w:type="dxa"/>
          </w:tcPr>
          <w:p w14:paraId="2DFCAB63" w14:textId="77777777" w:rsidR="00D919EF" w:rsidRDefault="00D919EF" w:rsidP="00702889">
            <w:r>
              <w:t>Allowed on leash</w:t>
            </w:r>
          </w:p>
        </w:tc>
      </w:tr>
      <w:tr w:rsidR="00D919EF" w14:paraId="24C68695" w14:textId="77777777">
        <w:tc>
          <w:tcPr>
            <w:tcW w:w="1650" w:type="dxa"/>
          </w:tcPr>
          <w:p w14:paraId="483AA483" w14:textId="77777777" w:rsidR="00D919EF" w:rsidRDefault="00D919EF" w:rsidP="00702889">
            <w:r>
              <w:lastRenderedPageBreak/>
              <w:t>Parking Pass/</w:t>
            </w:r>
            <w:commentRangeStart w:id="51"/>
            <w:commentRangeStart w:id="52"/>
            <w:r>
              <w:t>Entrance Fee</w:t>
            </w:r>
            <w:commentRangeEnd w:id="51"/>
            <w:r w:rsidR="000447A4">
              <w:rPr>
                <w:rStyle w:val="CommentReference"/>
                <w:sz w:val="24"/>
                <w:szCs w:val="24"/>
              </w:rPr>
              <w:commentReference w:id="51"/>
            </w:r>
            <w:commentRangeEnd w:id="52"/>
            <w:r w:rsidR="00FA572C">
              <w:rPr>
                <w:rStyle w:val="CommentReference"/>
                <w:sz w:val="24"/>
                <w:szCs w:val="24"/>
              </w:rPr>
              <w:commentReference w:id="52"/>
            </w:r>
          </w:p>
        </w:tc>
        <w:tc>
          <w:tcPr>
            <w:tcW w:w="6270" w:type="dxa"/>
          </w:tcPr>
          <w:p w14:paraId="0CC60BFC" w14:textId="77777777" w:rsidR="00D919EF" w:rsidRDefault="00D919EF" w:rsidP="00702889">
            <w:r>
              <w:t>Not Required</w:t>
            </w:r>
          </w:p>
        </w:tc>
      </w:tr>
      <w:tr w:rsidR="00D919EF" w14:paraId="02157688" w14:textId="77777777">
        <w:tc>
          <w:tcPr>
            <w:tcW w:w="1650" w:type="dxa"/>
          </w:tcPr>
          <w:p w14:paraId="6F25D945" w14:textId="77777777" w:rsidR="00D919EF" w:rsidRDefault="00D919EF" w:rsidP="00702889">
            <w:r>
              <w:t>Restroom(s)</w:t>
            </w:r>
          </w:p>
        </w:tc>
        <w:tc>
          <w:tcPr>
            <w:tcW w:w="6270" w:type="dxa"/>
          </w:tcPr>
          <w:p w14:paraId="1A0D0F6D" w14:textId="77777777" w:rsidR="00D919EF" w:rsidRDefault="00D919EF" w:rsidP="00702889">
            <w:r>
              <w:t>Yes</w:t>
            </w:r>
          </w:p>
        </w:tc>
      </w:tr>
      <w:tr w:rsidR="00D919EF" w14:paraId="5D2167F5" w14:textId="77777777">
        <w:tc>
          <w:tcPr>
            <w:tcW w:w="1650" w:type="dxa"/>
          </w:tcPr>
          <w:p w14:paraId="0C710026" w14:textId="77777777" w:rsidR="00D919EF" w:rsidRDefault="00D919EF" w:rsidP="00702889">
            <w:r>
              <w:t>Best Ages</w:t>
            </w:r>
          </w:p>
        </w:tc>
        <w:tc>
          <w:tcPr>
            <w:tcW w:w="6270" w:type="dxa"/>
          </w:tcPr>
          <w:p w14:paraId="661F62E2" w14:textId="77777777" w:rsidR="00D919EF" w:rsidRDefault="00D919EF" w:rsidP="00702889">
            <w:r>
              <w:t>Toddlers and Little kids</w:t>
            </w:r>
          </w:p>
        </w:tc>
      </w:tr>
      <w:tr w:rsidR="00D919EF" w14:paraId="555B472F" w14:textId="77777777">
        <w:tc>
          <w:tcPr>
            <w:tcW w:w="1650" w:type="dxa"/>
          </w:tcPr>
          <w:p w14:paraId="659E1A30" w14:textId="77777777" w:rsidR="00D919EF" w:rsidRDefault="00D919EF" w:rsidP="00702889">
            <w:r>
              <w:t>Accessibility</w:t>
            </w:r>
          </w:p>
        </w:tc>
        <w:tc>
          <w:tcPr>
            <w:tcW w:w="6270" w:type="dxa"/>
          </w:tcPr>
          <w:p w14:paraId="7D5F8AC3" w14:textId="77777777" w:rsidR="00D919EF" w:rsidRDefault="00D919EF" w:rsidP="00702889">
            <w:r>
              <w:t>Not accessible</w:t>
            </w:r>
          </w:p>
        </w:tc>
      </w:tr>
    </w:tbl>
    <w:p w14:paraId="792046A9" w14:textId="77777777" w:rsidR="00702889" w:rsidRDefault="00702889">
      <w:pPr>
        <w:pStyle w:val="Heading3"/>
      </w:pPr>
    </w:p>
    <w:p w14:paraId="29C6C8F1" w14:textId="24EED2F8" w:rsidR="00D919EF" w:rsidRDefault="00D919EF" w:rsidP="00702889">
      <w:pPr>
        <w:pStyle w:val="A-Head"/>
      </w:pPr>
      <w:r>
        <w:t>Directions to the Trailhead</w:t>
      </w:r>
    </w:p>
    <w:p w14:paraId="4A178A7C" w14:textId="0D03A045" w:rsidR="00D919EF" w:rsidRDefault="00D919EF" w:rsidP="00702889">
      <w:r>
        <w:t>Trailhead Address: Bandy Creek Visitor</w:t>
      </w:r>
      <w:ins w:id="53" w:author="Rosenberg, Joshua" w:date="2026-04-07T21:27:00Z" w16du:dateUtc="2026-04-08T02:27:00Z">
        <w:r w:rsidR="00AA3A7B">
          <w:t>’</w:t>
        </w:r>
      </w:ins>
      <w:r>
        <w:t>s Center, 151 Stable Rd, Oneida, TN 37841</w:t>
      </w:r>
    </w:p>
    <w:p w14:paraId="04289516" w14:textId="77777777" w:rsidR="00D919EF" w:rsidRDefault="00D919EF" w:rsidP="00702889">
      <w:r>
        <w:t>Trailhead GPS Coordinates: 36.49062, -84.69777</w:t>
      </w:r>
    </w:p>
    <w:p w14:paraId="23EC1EE5" w14:textId="4F7315E4" w:rsidR="00D919EF" w:rsidRDefault="00D919EF" w:rsidP="00702889">
      <w:pPr>
        <w:ind w:firstLine="720"/>
      </w:pPr>
      <w:r>
        <w:t>The trailhead address will navigate you to the nearby Visitors Center</w:t>
      </w:r>
      <w:ins w:id="54" w:author="Rosenberg, Joshua" w:date="2026-04-07T21:32:00Z" w16du:dateUtc="2026-04-08T02:32:00Z">
        <w:r w:rsidR="008A58E7">
          <w:t xml:space="preserve">, which is </w:t>
        </w:r>
      </w:ins>
      <w:del w:id="55" w:author="Rosenberg, Joshua" w:date="2026-04-07T21:32:00Z" w16du:dateUtc="2026-04-08T02:32:00Z">
        <w:r w:rsidDel="008A58E7">
          <w:delText xml:space="preserve"> (</w:delText>
        </w:r>
      </w:del>
      <w:r>
        <w:t>worth a visit when open (9:00 am - 5:00 pm year-round!). From the Visitors Center, look for the signs for the Bandy Creek Loop to begin the hike.</w:t>
      </w:r>
    </w:p>
    <w:p w14:paraId="40BA8874" w14:textId="77777777" w:rsidR="002D72E0" w:rsidRDefault="002D72E0" w:rsidP="00702889">
      <w:pPr>
        <w:ind w:firstLine="720"/>
      </w:pPr>
    </w:p>
    <w:p w14:paraId="346A0FFC" w14:textId="77777777" w:rsidR="00D919EF" w:rsidRDefault="00D919EF" w:rsidP="002D72E0">
      <w:pPr>
        <w:pStyle w:val="A-Head"/>
      </w:pPr>
      <w:r>
        <w:t>Trail Description</w:t>
      </w:r>
    </w:p>
    <w:tbl>
      <w:tblPr>
        <w:tblStyle w:val="Table"/>
        <w:tblW w:w="5000" w:type="pct"/>
        <w:tblLayout w:type="fixed"/>
        <w:tblLook w:val="0020" w:firstRow="1" w:lastRow="0" w:firstColumn="0" w:lastColumn="0" w:noHBand="0" w:noVBand="0"/>
      </w:tblPr>
      <w:tblGrid>
        <w:gridCol w:w="2080"/>
        <w:gridCol w:w="7280"/>
      </w:tblGrid>
      <w:tr w:rsidR="00D919EF" w14:paraId="74F96DEA" w14:textId="77777777" w:rsidTr="00D0743C">
        <w:trPr>
          <w:cnfStyle w:val="100000000000" w:firstRow="1" w:lastRow="0" w:firstColumn="0" w:lastColumn="0" w:oddVBand="0" w:evenVBand="0" w:oddHBand="0" w:evenHBand="0" w:firstRowFirstColumn="0" w:firstRowLastColumn="0" w:lastRowFirstColumn="0" w:lastRowLastColumn="0"/>
          <w:tblHeader/>
        </w:trPr>
        <w:tc>
          <w:tcPr>
            <w:tcW w:w="1760" w:type="dxa"/>
          </w:tcPr>
          <w:p w14:paraId="63F3F363" w14:textId="77777777" w:rsidR="00D919EF" w:rsidRPr="002D72E0" w:rsidRDefault="00D919EF" w:rsidP="002D72E0">
            <w:pPr>
              <w:rPr>
                <w:rStyle w:val="bold1"/>
              </w:rPr>
            </w:pPr>
            <w:r w:rsidRPr="002D72E0">
              <w:rPr>
                <w:rStyle w:val="bold1"/>
              </w:rPr>
              <w:t>Distance from Start</w:t>
            </w:r>
          </w:p>
        </w:tc>
        <w:tc>
          <w:tcPr>
            <w:tcW w:w="6160" w:type="dxa"/>
          </w:tcPr>
          <w:p w14:paraId="20CD09B0" w14:textId="77777777" w:rsidR="00D919EF" w:rsidRPr="002D72E0" w:rsidRDefault="00D919EF" w:rsidP="002D72E0">
            <w:pPr>
              <w:rPr>
                <w:rStyle w:val="bold1"/>
              </w:rPr>
            </w:pPr>
            <w:r w:rsidRPr="002D72E0">
              <w:rPr>
                <w:rStyle w:val="bold1"/>
              </w:rPr>
              <w:t>Description</w:t>
            </w:r>
          </w:p>
        </w:tc>
      </w:tr>
      <w:tr w:rsidR="00D919EF" w14:paraId="760D8FBB" w14:textId="77777777">
        <w:tc>
          <w:tcPr>
            <w:tcW w:w="1760" w:type="dxa"/>
          </w:tcPr>
          <w:p w14:paraId="1FFAA711" w14:textId="77777777" w:rsidR="00D919EF" w:rsidRDefault="00D919EF" w:rsidP="002D72E0">
            <w:r>
              <w:t>0.0</w:t>
            </w:r>
          </w:p>
        </w:tc>
        <w:tc>
          <w:tcPr>
            <w:tcW w:w="6160" w:type="dxa"/>
          </w:tcPr>
          <w:p w14:paraId="6DE7F0CB" w14:textId="77777777" w:rsidR="00D919EF" w:rsidRDefault="00D919EF" w:rsidP="002D72E0">
            <w:r>
              <w:t>Start on the Bandy Loop Trail. Wind gradually toward the horse stables.</w:t>
            </w:r>
          </w:p>
        </w:tc>
      </w:tr>
      <w:tr w:rsidR="00D919EF" w14:paraId="19FBEE2B" w14:textId="77777777">
        <w:tc>
          <w:tcPr>
            <w:tcW w:w="1760" w:type="dxa"/>
          </w:tcPr>
          <w:p w14:paraId="01500009" w14:textId="77777777" w:rsidR="00D919EF" w:rsidRDefault="00D919EF" w:rsidP="002D72E0">
            <w:r>
              <w:lastRenderedPageBreak/>
              <w:t>0.15</w:t>
            </w:r>
          </w:p>
        </w:tc>
        <w:tc>
          <w:tcPr>
            <w:tcW w:w="6160" w:type="dxa"/>
          </w:tcPr>
          <w:p w14:paraId="751DF990" w14:textId="77777777" w:rsidR="00D919EF" w:rsidRDefault="00D919EF" w:rsidP="002D72E0">
            <w:r>
              <w:t>Pass the horse stables on the right. There’s an easy connector trail to them near the end of the loop.</w:t>
            </w:r>
          </w:p>
        </w:tc>
      </w:tr>
      <w:tr w:rsidR="00D919EF" w14:paraId="69E1E454" w14:textId="77777777">
        <w:tc>
          <w:tcPr>
            <w:tcW w:w="1760" w:type="dxa"/>
          </w:tcPr>
          <w:p w14:paraId="70ECB95D" w14:textId="77777777" w:rsidR="00D919EF" w:rsidRDefault="00D919EF" w:rsidP="002D72E0">
            <w:r>
              <w:t>1.15</w:t>
            </w:r>
          </w:p>
        </w:tc>
        <w:tc>
          <w:tcPr>
            <w:tcW w:w="6160" w:type="dxa"/>
          </w:tcPr>
          <w:p w14:paraId="44902B82" w14:textId="77777777" w:rsidR="00D919EF" w:rsidRDefault="00D919EF" w:rsidP="002D72E0">
            <w:r>
              <w:t>Connector trail to the horse stables.</w:t>
            </w:r>
          </w:p>
        </w:tc>
      </w:tr>
      <w:tr w:rsidR="00D919EF" w14:paraId="2FAD7D5A" w14:textId="77777777">
        <w:tc>
          <w:tcPr>
            <w:tcW w:w="1760" w:type="dxa"/>
          </w:tcPr>
          <w:p w14:paraId="1A015D02" w14:textId="77777777" w:rsidR="00D919EF" w:rsidRDefault="00D919EF" w:rsidP="002D72E0">
            <w:r>
              <w:t>1.3</w:t>
            </w:r>
          </w:p>
        </w:tc>
        <w:tc>
          <w:tcPr>
            <w:tcW w:w="6160" w:type="dxa"/>
          </w:tcPr>
          <w:p w14:paraId="4159DE2F" w14:textId="77777777" w:rsidR="00D919EF" w:rsidRDefault="00D919EF" w:rsidP="002D72E0">
            <w:r>
              <w:t>Return to the parking area and trailhead.</w:t>
            </w:r>
          </w:p>
        </w:tc>
      </w:tr>
    </w:tbl>
    <w:p w14:paraId="2DAEBC17" w14:textId="6D74DD60" w:rsidR="00D919EF" w:rsidRPr="002D72E0" w:rsidDel="002E198E" w:rsidRDefault="00D919EF">
      <w:pPr>
        <w:pStyle w:val="BodyText"/>
        <w:rPr>
          <w:del w:id="56" w:author="Rosenberg, Joshua" w:date="2026-04-10T16:21:00Z" w16du:dateUtc="2026-04-10T20:21:00Z"/>
          <w:rStyle w:val="bold1"/>
        </w:rPr>
      </w:pPr>
      <w:del w:id="57" w:author="Rosenberg, Joshua" w:date="2026-04-10T16:21:00Z" w16du:dateUtc="2026-04-10T20:21:00Z">
        <w:r w:rsidRPr="002D72E0" w:rsidDel="002E198E">
          <w:rPr>
            <w:rStyle w:val="bold1"/>
          </w:rPr>
          <w:delText>NOTE - we probably want to add another photo to this chapter, and/or replace the current photo – we think this one isn’t actually at Bandy Creek!</w:delText>
        </w:r>
      </w:del>
    </w:p>
    <w:p w14:paraId="0F86B373" w14:textId="77777777" w:rsidR="002D72E0" w:rsidRDefault="002D72E0">
      <w:pPr>
        <w:pStyle w:val="Heading3"/>
      </w:pPr>
    </w:p>
    <w:p w14:paraId="23728264" w14:textId="3814C2EC" w:rsidR="00D919EF" w:rsidRDefault="00D919EF" w:rsidP="002D72E0">
      <w:pPr>
        <w:pStyle w:val="A-Head"/>
      </w:pPr>
      <w:r>
        <w:t>Nearby</w:t>
      </w:r>
    </w:p>
    <w:p w14:paraId="7B010D77" w14:textId="75C3EEE6" w:rsidR="00D919EF" w:rsidRDefault="00D919EF" w:rsidP="002D72E0">
      <w:r w:rsidRPr="002D72E0">
        <w:rPr>
          <w:rStyle w:val="bold1"/>
        </w:rPr>
        <w:t>Enjoy a visit at the horse stables.</w:t>
      </w:r>
      <w:r>
        <w:t xml:space="preserve"> Kids will likely love the nearby stables that often house many horses – most from guests at the campground who will ride the nearby horse-friendly trails.</w:t>
      </w:r>
      <w:del w:id="58" w:author="Rosenberg, Joshua" w:date="2026-04-09T16:14:00Z" w16du:dateUtc="2026-04-09T21:14:00Z">
        <w:r w:rsidDel="004A7CD6">
          <w:delText xml:space="preserve"> The nearby Bandy Creek Loop trail is also a good, short hike for young kiddos.</w:delText>
        </w:r>
      </w:del>
    </w:p>
    <w:p w14:paraId="726E97F2" w14:textId="77777777" w:rsidR="00D919EF" w:rsidRDefault="00D919EF" w:rsidP="002D72E0">
      <w:r w:rsidRPr="002D72E0">
        <w:rPr>
          <w:rStyle w:val="bold1"/>
        </w:rPr>
        <w:t>Camp at Bandy Creek.</w:t>
      </w:r>
      <w:r>
        <w:t xml:space="preserve"> This is a large, modern, scenic campground, very much worth a visit, though it is off-the-radar of many. You can almost always find a spot here—even on holiday weekends.</w:t>
      </w:r>
    </w:p>
    <w:p w14:paraId="17C81993" w14:textId="77777777" w:rsidR="00D919EF" w:rsidRDefault="00D919EF" w:rsidP="002D72E0">
      <w:r w:rsidRPr="002D72E0">
        <w:rPr>
          <w:rStyle w:val="bold1"/>
        </w:rPr>
        <w:t>Hike the Fall Branch Falls or Angel Falls trails.</w:t>
      </w:r>
      <w:r>
        <w:t xml:space="preserve"> See those chapters for more details.</w:t>
      </w:r>
    </w:p>
    <w:bookmarkEnd w:id="46"/>
    <w:p w14:paraId="5076F520" w14:textId="01B74D34" w:rsidR="00D919EF" w:rsidRDefault="00D919EF">
      <w:r>
        <w:br w:type="page"/>
      </w:r>
    </w:p>
    <w:p w14:paraId="1CAC9089" w14:textId="7B3FAEA3" w:rsidR="00D919EF" w:rsidRDefault="00D919EF" w:rsidP="002D72E0">
      <w:pPr>
        <w:pStyle w:val="ChapterTitle"/>
      </w:pPr>
      <w:bookmarkStart w:id="59" w:name="trail-17-fall-branch-falls"/>
      <w:r>
        <w:lastRenderedPageBreak/>
        <w:t>Fall Branch Falls</w:t>
      </w:r>
    </w:p>
    <w:p w14:paraId="233191B1" w14:textId="77777777" w:rsidR="00D919EF" w:rsidRPr="002D72E0" w:rsidRDefault="00D919EF" w:rsidP="002D72E0">
      <w:pPr>
        <w:rPr>
          <w:rStyle w:val="bold1"/>
        </w:rPr>
      </w:pPr>
      <w:r w:rsidRPr="002D72E0">
        <w:rPr>
          <w:rStyle w:val="bold1"/>
        </w:rPr>
        <w:t>Figures included in this chapter:</w:t>
      </w:r>
    </w:p>
    <w:p w14:paraId="3FAEF670" w14:textId="775F9719" w:rsidR="00D919EF" w:rsidRDefault="00D919EF" w:rsidP="002D72E0">
      <w:del w:id="60" w:author="Rosenberg, Joshua" w:date="2026-04-10T14:16:00Z" w16du:dateUtc="2026-04-10T18:16:00Z">
        <w:r w:rsidDel="005B1226">
          <w:delText>trail-17-figure-01</w:delText>
        </w:r>
      </w:del>
      <w:ins w:id="61" w:author="Rosenberg, Joshua" w:date="2026-04-10T14:16:00Z" w16du:dateUtc="2026-04-10T18:16:00Z">
        <w:r w:rsidR="005B1226">
          <w:t>falling-water</w:t>
        </w:r>
      </w:ins>
      <w:r>
        <w:t>.jpg</w:t>
      </w:r>
    </w:p>
    <w:p w14:paraId="3630F6F0" w14:textId="77777777" w:rsidR="00D919EF" w:rsidRDefault="00D919EF" w:rsidP="002D72E0">
      <w:r>
        <w:t>trail-17-map.jpeg</w:t>
      </w:r>
    </w:p>
    <w:p w14:paraId="0F7E1D46" w14:textId="77777777" w:rsidR="00D919EF" w:rsidRDefault="00D919EF" w:rsidP="002D72E0">
      <w:pPr>
        <w:pStyle w:val="A-Head"/>
      </w:pPr>
      <w:r>
        <w:t>Overview</w:t>
      </w:r>
    </w:p>
    <w:p w14:paraId="7435AFDD" w14:textId="77777777" w:rsidR="00D919EF" w:rsidRDefault="00D919EF" w:rsidP="002D72E0">
      <w:r>
        <w:t>This hike is a perfect counterbalance to the wonderful but far more familiar Great Smoky Mountains National Park. This hike, like the Big South Fork, is quieter and subtler than the Smokies. It features unique rock cliffs that are perfect for kids to take in and explore. The visitor center, horse stables (not to mention hundreds of miles of nearby trails), complement the hike. Because you can turn around at any point, this hike is great for kids of nearly any age. However, be aware of the ladders along the hike that can be a little tricky for the youngest kids to navigate!</w:t>
      </w:r>
    </w:p>
    <w:p w14:paraId="5DF154F7" w14:textId="77777777" w:rsidR="002D72E0" w:rsidRDefault="002D72E0" w:rsidP="002D72E0"/>
    <w:p w14:paraId="4AA89C48" w14:textId="77777777" w:rsidR="00D919EF" w:rsidRDefault="00D919EF" w:rsidP="002D72E0">
      <w:pPr>
        <w:pStyle w:val="A-Head"/>
      </w:pPr>
      <w:r>
        <w:t>Key Characteristics</w:t>
      </w:r>
    </w:p>
    <w:tbl>
      <w:tblPr>
        <w:tblStyle w:val="Table"/>
        <w:tblW w:w="5000" w:type="pct"/>
        <w:tblLayout w:type="fixed"/>
        <w:tblLook w:val="0020" w:firstRow="1" w:lastRow="0" w:firstColumn="0" w:lastColumn="0" w:noHBand="0" w:noVBand="0"/>
      </w:tblPr>
      <w:tblGrid>
        <w:gridCol w:w="5054"/>
        <w:gridCol w:w="4306"/>
      </w:tblGrid>
      <w:tr w:rsidR="00D919EF" w14:paraId="16CCB1A9" w14:textId="77777777" w:rsidTr="00402C13">
        <w:trPr>
          <w:cnfStyle w:val="100000000000" w:firstRow="1" w:lastRow="0" w:firstColumn="0" w:lastColumn="0" w:oddVBand="0" w:evenVBand="0" w:oddHBand="0" w:evenHBand="0" w:firstRowFirstColumn="0" w:firstRowLastColumn="0" w:lastRowFirstColumn="0" w:lastRowLastColumn="0"/>
          <w:tblHeader/>
        </w:trPr>
        <w:tc>
          <w:tcPr>
            <w:tcW w:w="4276" w:type="dxa"/>
          </w:tcPr>
          <w:p w14:paraId="41805EAE" w14:textId="77777777" w:rsidR="00D919EF" w:rsidRPr="002D72E0" w:rsidRDefault="00D919EF" w:rsidP="002D72E0">
            <w:pPr>
              <w:rPr>
                <w:rStyle w:val="bold1"/>
              </w:rPr>
            </w:pPr>
            <w:r w:rsidRPr="002D72E0">
              <w:rPr>
                <w:rStyle w:val="bold1"/>
              </w:rPr>
              <w:t>Characteristic</w:t>
            </w:r>
          </w:p>
        </w:tc>
        <w:tc>
          <w:tcPr>
            <w:tcW w:w="3643" w:type="dxa"/>
          </w:tcPr>
          <w:p w14:paraId="74BD21F5" w14:textId="77777777" w:rsidR="00D919EF" w:rsidRPr="002D72E0" w:rsidRDefault="00D919EF" w:rsidP="002D72E0">
            <w:pPr>
              <w:rPr>
                <w:rStyle w:val="bold1"/>
              </w:rPr>
            </w:pPr>
            <w:r w:rsidRPr="002D72E0">
              <w:rPr>
                <w:rStyle w:val="bold1"/>
              </w:rPr>
              <w:t>Details</w:t>
            </w:r>
          </w:p>
        </w:tc>
      </w:tr>
      <w:tr w:rsidR="00D919EF" w14:paraId="36C8EBA2" w14:textId="77777777">
        <w:tc>
          <w:tcPr>
            <w:tcW w:w="4276" w:type="dxa"/>
          </w:tcPr>
          <w:p w14:paraId="45C86B66" w14:textId="77777777" w:rsidR="00D919EF" w:rsidRDefault="00D919EF" w:rsidP="002D72E0">
            <w:r>
              <w:t>Time from Knoxville</w:t>
            </w:r>
          </w:p>
        </w:tc>
        <w:tc>
          <w:tcPr>
            <w:tcW w:w="3643" w:type="dxa"/>
          </w:tcPr>
          <w:p w14:paraId="34CCFB14" w14:textId="77777777" w:rsidR="00D919EF" w:rsidRDefault="00D919EF" w:rsidP="002D72E0">
            <w:r>
              <w:t>1 hr 30 mins</w:t>
            </w:r>
          </w:p>
        </w:tc>
      </w:tr>
      <w:tr w:rsidR="00D919EF" w14:paraId="03696F15" w14:textId="77777777">
        <w:tc>
          <w:tcPr>
            <w:tcW w:w="4276" w:type="dxa"/>
          </w:tcPr>
          <w:p w14:paraId="550476A0" w14:textId="77777777" w:rsidR="00D919EF" w:rsidRDefault="00D919EF" w:rsidP="002D72E0">
            <w:r>
              <w:t>Trail Distance (Miles)</w:t>
            </w:r>
          </w:p>
        </w:tc>
        <w:tc>
          <w:tcPr>
            <w:tcW w:w="3643" w:type="dxa"/>
          </w:tcPr>
          <w:p w14:paraId="2747AA9F" w14:textId="060CA260" w:rsidR="00D919EF" w:rsidRDefault="00D919EF" w:rsidP="002D72E0">
            <w:r>
              <w:t>3.</w:t>
            </w:r>
            <w:ins w:id="62" w:author="Rosenberg, Joshua" w:date="2026-04-09T16:31:00Z" w16du:dateUtc="2026-04-09T21:31:00Z">
              <w:r w:rsidR="00303E37">
                <w:t>6</w:t>
              </w:r>
            </w:ins>
            <w:del w:id="63" w:author="Rosenberg, Joshua" w:date="2026-04-09T16:31:00Z" w16du:dateUtc="2026-04-09T21:31:00Z">
              <w:r w:rsidDel="00303E37">
                <w:delText>7</w:delText>
              </w:r>
            </w:del>
          </w:p>
        </w:tc>
      </w:tr>
      <w:tr w:rsidR="00D919EF" w14:paraId="63448830" w14:textId="77777777">
        <w:tc>
          <w:tcPr>
            <w:tcW w:w="4276" w:type="dxa"/>
          </w:tcPr>
          <w:p w14:paraId="7ED71985" w14:textId="77777777" w:rsidR="00D919EF" w:rsidRDefault="00D919EF" w:rsidP="002D72E0">
            <w:r>
              <w:t>Elevation Change</w:t>
            </w:r>
          </w:p>
        </w:tc>
        <w:tc>
          <w:tcPr>
            <w:tcW w:w="3643" w:type="dxa"/>
          </w:tcPr>
          <w:p w14:paraId="1CFAF98E" w14:textId="77777777" w:rsidR="00D919EF" w:rsidRDefault="00D919EF" w:rsidP="002D72E0">
            <w:r>
              <w:t>Moderate</w:t>
            </w:r>
          </w:p>
        </w:tc>
      </w:tr>
      <w:tr w:rsidR="00D919EF" w14:paraId="013CCD35" w14:textId="77777777">
        <w:tc>
          <w:tcPr>
            <w:tcW w:w="4276" w:type="dxa"/>
          </w:tcPr>
          <w:p w14:paraId="57297DD7" w14:textId="77777777" w:rsidR="00D919EF" w:rsidRDefault="00D919EF" w:rsidP="002D72E0">
            <w:r>
              <w:t>Pets</w:t>
            </w:r>
          </w:p>
        </w:tc>
        <w:tc>
          <w:tcPr>
            <w:tcW w:w="3643" w:type="dxa"/>
          </w:tcPr>
          <w:p w14:paraId="6DCD8A3A" w14:textId="77777777" w:rsidR="00D919EF" w:rsidRDefault="00D919EF" w:rsidP="002D72E0">
            <w:r>
              <w:t>Allowed on leash</w:t>
            </w:r>
          </w:p>
        </w:tc>
      </w:tr>
      <w:tr w:rsidR="00D919EF" w14:paraId="40F8B70C" w14:textId="77777777">
        <w:tc>
          <w:tcPr>
            <w:tcW w:w="4276" w:type="dxa"/>
          </w:tcPr>
          <w:p w14:paraId="14992094" w14:textId="77777777" w:rsidR="00D919EF" w:rsidRDefault="00D919EF" w:rsidP="002D72E0">
            <w:r>
              <w:t>Parking Pass/Entrance Fee</w:t>
            </w:r>
          </w:p>
        </w:tc>
        <w:tc>
          <w:tcPr>
            <w:tcW w:w="3643" w:type="dxa"/>
          </w:tcPr>
          <w:p w14:paraId="51839BB1" w14:textId="77777777" w:rsidR="00D919EF" w:rsidRDefault="00D919EF" w:rsidP="002D72E0">
            <w:r>
              <w:t>Not Required</w:t>
            </w:r>
          </w:p>
        </w:tc>
      </w:tr>
      <w:tr w:rsidR="00D919EF" w14:paraId="419F09A4" w14:textId="77777777">
        <w:tc>
          <w:tcPr>
            <w:tcW w:w="4276" w:type="dxa"/>
          </w:tcPr>
          <w:p w14:paraId="20930C25" w14:textId="77777777" w:rsidR="00D919EF" w:rsidRDefault="00D919EF" w:rsidP="002D72E0">
            <w:r>
              <w:t>Restroom(s)</w:t>
            </w:r>
          </w:p>
        </w:tc>
        <w:tc>
          <w:tcPr>
            <w:tcW w:w="3643" w:type="dxa"/>
          </w:tcPr>
          <w:p w14:paraId="4445B78A" w14:textId="77777777" w:rsidR="00D919EF" w:rsidRDefault="00D919EF" w:rsidP="002D72E0">
            <w:r>
              <w:t>Yes</w:t>
            </w:r>
          </w:p>
        </w:tc>
      </w:tr>
      <w:tr w:rsidR="00D919EF" w14:paraId="1D5DB483" w14:textId="77777777">
        <w:tc>
          <w:tcPr>
            <w:tcW w:w="4276" w:type="dxa"/>
          </w:tcPr>
          <w:p w14:paraId="0D41B09F" w14:textId="77777777" w:rsidR="00D919EF" w:rsidRDefault="00D919EF" w:rsidP="002D72E0">
            <w:r>
              <w:lastRenderedPageBreak/>
              <w:t>Best Ages</w:t>
            </w:r>
          </w:p>
        </w:tc>
        <w:tc>
          <w:tcPr>
            <w:tcW w:w="3643" w:type="dxa"/>
          </w:tcPr>
          <w:p w14:paraId="2C2187A6" w14:textId="77777777" w:rsidR="00D919EF" w:rsidRDefault="00D919EF" w:rsidP="002D72E0">
            <w:r>
              <w:t>Big kids and Pre-teens and older</w:t>
            </w:r>
          </w:p>
        </w:tc>
      </w:tr>
      <w:tr w:rsidR="00D919EF" w14:paraId="08587050" w14:textId="77777777">
        <w:tc>
          <w:tcPr>
            <w:tcW w:w="4276" w:type="dxa"/>
          </w:tcPr>
          <w:p w14:paraId="2EE2CAD3" w14:textId="77777777" w:rsidR="00D919EF" w:rsidRDefault="00D919EF" w:rsidP="002D72E0">
            <w:r>
              <w:t>Accessibility</w:t>
            </w:r>
          </w:p>
        </w:tc>
        <w:tc>
          <w:tcPr>
            <w:tcW w:w="3643" w:type="dxa"/>
          </w:tcPr>
          <w:p w14:paraId="4D8BD432" w14:textId="77777777" w:rsidR="00D919EF" w:rsidRDefault="00D919EF" w:rsidP="002D72E0">
            <w:r>
              <w:t>Not accessible</w:t>
            </w:r>
          </w:p>
        </w:tc>
      </w:tr>
    </w:tbl>
    <w:p w14:paraId="21CCC7D9" w14:textId="77777777" w:rsidR="002D72E0" w:rsidRDefault="002D72E0">
      <w:pPr>
        <w:pStyle w:val="Heading3"/>
      </w:pPr>
    </w:p>
    <w:p w14:paraId="43D960FD" w14:textId="0FE36600" w:rsidR="00D919EF" w:rsidRDefault="00D919EF" w:rsidP="002D72E0">
      <w:pPr>
        <w:pStyle w:val="A-Head"/>
      </w:pPr>
      <w:r>
        <w:t>Directions to the Trailhead</w:t>
      </w:r>
    </w:p>
    <w:p w14:paraId="056A9F08" w14:textId="77777777" w:rsidR="00D919EF" w:rsidRDefault="00D919EF" w:rsidP="002D72E0">
      <w:r>
        <w:t>Trailhead Address: Bandy Creek Visitors Center, 151 Stable Rd, Oneida, TN 37841</w:t>
      </w:r>
    </w:p>
    <w:p w14:paraId="6663B691" w14:textId="77777777" w:rsidR="00D919EF" w:rsidRDefault="00D919EF" w:rsidP="002D72E0">
      <w:r>
        <w:t>Trailhead GPS Coordinates: 36.49062, -84.69777</w:t>
      </w:r>
    </w:p>
    <w:p w14:paraId="1A5FCF84" w14:textId="77777777" w:rsidR="00D919EF" w:rsidRDefault="00D919EF" w:rsidP="002D72E0">
      <w:pPr>
        <w:ind w:firstLine="720"/>
      </w:pPr>
      <w:r>
        <w:t>From the Visitors Center, walk across Bandy Loop Road toward the campground. Find Duncan Hollow Road, and walk up it a short distance, passing the Bandy Creek Pool, which is another accessible parking area, on the left. The trailhead is immediately past the pool on the right side of Duncan Hollow Road.</w:t>
      </w:r>
    </w:p>
    <w:p w14:paraId="3E7BA948" w14:textId="77777777" w:rsidR="002D72E0" w:rsidRDefault="002D72E0" w:rsidP="002D72E0">
      <w:pPr>
        <w:ind w:firstLine="720"/>
      </w:pPr>
    </w:p>
    <w:p w14:paraId="68A8B193" w14:textId="77777777" w:rsidR="00D919EF" w:rsidRDefault="00D919EF" w:rsidP="002D72E0">
      <w:pPr>
        <w:pStyle w:val="A-Head"/>
      </w:pPr>
      <w:r>
        <w:t>Trail Description</w:t>
      </w:r>
    </w:p>
    <w:tbl>
      <w:tblPr>
        <w:tblStyle w:val="Table"/>
        <w:tblW w:w="5000" w:type="pct"/>
        <w:tblLayout w:type="fixed"/>
        <w:tblLook w:val="0020" w:firstRow="1" w:lastRow="0" w:firstColumn="0" w:lastColumn="0" w:noHBand="0" w:noVBand="0"/>
      </w:tblPr>
      <w:tblGrid>
        <w:gridCol w:w="1755"/>
        <w:gridCol w:w="7605"/>
      </w:tblGrid>
      <w:tr w:rsidR="00D919EF" w14:paraId="20EDBC44" w14:textId="77777777" w:rsidTr="00402C13">
        <w:trPr>
          <w:cnfStyle w:val="100000000000" w:firstRow="1" w:lastRow="0" w:firstColumn="0" w:lastColumn="0" w:oddVBand="0" w:evenVBand="0" w:oddHBand="0" w:evenHBand="0" w:firstRowFirstColumn="0" w:firstRowLastColumn="0" w:lastRowFirstColumn="0" w:lastRowLastColumn="0"/>
          <w:tblHeader/>
        </w:trPr>
        <w:tc>
          <w:tcPr>
            <w:tcW w:w="1485" w:type="dxa"/>
          </w:tcPr>
          <w:p w14:paraId="2AB13E34" w14:textId="77777777" w:rsidR="00D919EF" w:rsidRPr="002D72E0" w:rsidRDefault="00D919EF" w:rsidP="002D72E0">
            <w:pPr>
              <w:rPr>
                <w:rStyle w:val="bold1"/>
              </w:rPr>
            </w:pPr>
            <w:r w:rsidRPr="002D72E0">
              <w:rPr>
                <w:rStyle w:val="bold1"/>
              </w:rPr>
              <w:t>Distance from Start</w:t>
            </w:r>
          </w:p>
        </w:tc>
        <w:tc>
          <w:tcPr>
            <w:tcW w:w="6435" w:type="dxa"/>
          </w:tcPr>
          <w:p w14:paraId="6CAC16A5" w14:textId="77777777" w:rsidR="00D919EF" w:rsidRPr="002D72E0" w:rsidRDefault="00D919EF" w:rsidP="002D72E0">
            <w:pPr>
              <w:rPr>
                <w:rStyle w:val="bold1"/>
              </w:rPr>
            </w:pPr>
            <w:r w:rsidRPr="002D72E0">
              <w:rPr>
                <w:rStyle w:val="bold1"/>
              </w:rPr>
              <w:t>Description</w:t>
            </w:r>
          </w:p>
        </w:tc>
      </w:tr>
      <w:tr w:rsidR="00D919EF" w14:paraId="6A92F779" w14:textId="77777777">
        <w:tc>
          <w:tcPr>
            <w:tcW w:w="1485" w:type="dxa"/>
          </w:tcPr>
          <w:p w14:paraId="5B5C4E00" w14:textId="77777777" w:rsidR="00D919EF" w:rsidRDefault="00D919EF" w:rsidP="002D72E0">
            <w:r>
              <w:t>0.0</w:t>
            </w:r>
          </w:p>
        </w:tc>
        <w:tc>
          <w:tcPr>
            <w:tcW w:w="6435" w:type="dxa"/>
          </w:tcPr>
          <w:p w14:paraId="7F2932E8" w14:textId="77777777" w:rsidR="00D919EF" w:rsidRDefault="00D919EF" w:rsidP="002D72E0">
            <w:r>
              <w:t>Start on the Litten-Slaven Farm Loop Trail.</w:t>
            </w:r>
          </w:p>
        </w:tc>
      </w:tr>
      <w:tr w:rsidR="00D919EF" w14:paraId="0F9CC63F" w14:textId="77777777">
        <w:tc>
          <w:tcPr>
            <w:tcW w:w="1485" w:type="dxa"/>
          </w:tcPr>
          <w:p w14:paraId="232CCD47" w14:textId="77777777" w:rsidR="00D919EF" w:rsidRDefault="00D919EF" w:rsidP="002D72E0">
            <w:r>
              <w:t>0.2</w:t>
            </w:r>
          </w:p>
        </w:tc>
        <w:tc>
          <w:tcPr>
            <w:tcW w:w="6435" w:type="dxa"/>
          </w:tcPr>
          <w:p w14:paraId="08CBDAFD" w14:textId="77777777" w:rsidR="00D919EF" w:rsidRDefault="00D919EF" w:rsidP="002D72E0">
            <w:r>
              <w:t>Begin to gradually descend into the Fall Branch creekbed.</w:t>
            </w:r>
          </w:p>
        </w:tc>
      </w:tr>
      <w:tr w:rsidR="00D919EF" w14:paraId="267D67CC" w14:textId="77777777">
        <w:tc>
          <w:tcPr>
            <w:tcW w:w="1485" w:type="dxa"/>
          </w:tcPr>
          <w:p w14:paraId="0C6E2A6B" w14:textId="77777777" w:rsidR="00D919EF" w:rsidRDefault="00D919EF" w:rsidP="002D72E0">
            <w:r>
              <w:t>0.5</w:t>
            </w:r>
          </w:p>
        </w:tc>
        <w:tc>
          <w:tcPr>
            <w:tcW w:w="6435" w:type="dxa"/>
          </w:tcPr>
          <w:p w14:paraId="795E01F1" w14:textId="77777777" w:rsidR="00D919EF" w:rsidRDefault="00D919EF" w:rsidP="002D72E0">
            <w:r>
              <w:t>Trail levels out.</w:t>
            </w:r>
          </w:p>
        </w:tc>
      </w:tr>
      <w:tr w:rsidR="00D919EF" w14:paraId="152F2613" w14:textId="77777777">
        <w:tc>
          <w:tcPr>
            <w:tcW w:w="1485" w:type="dxa"/>
          </w:tcPr>
          <w:p w14:paraId="3403D081" w14:textId="77777777" w:rsidR="00D919EF" w:rsidRDefault="00D919EF" w:rsidP="002D72E0">
            <w:r>
              <w:t>0.55</w:t>
            </w:r>
          </w:p>
        </w:tc>
        <w:tc>
          <w:tcPr>
            <w:tcW w:w="6435" w:type="dxa"/>
          </w:tcPr>
          <w:p w14:paraId="1162C513" w14:textId="77777777" w:rsidR="00D919EF" w:rsidRDefault="00D919EF" w:rsidP="002D72E0">
            <w:r>
              <w:t>Rocky section featuring a short ladder (to make it easier to navigate through the rocks).</w:t>
            </w:r>
          </w:p>
        </w:tc>
      </w:tr>
      <w:tr w:rsidR="00D919EF" w14:paraId="5093EE04" w14:textId="77777777">
        <w:tc>
          <w:tcPr>
            <w:tcW w:w="1485" w:type="dxa"/>
          </w:tcPr>
          <w:p w14:paraId="4CD454E8" w14:textId="77777777" w:rsidR="00D919EF" w:rsidRDefault="00D919EF" w:rsidP="002D72E0">
            <w:r>
              <w:lastRenderedPageBreak/>
              <w:t>1.8</w:t>
            </w:r>
          </w:p>
        </w:tc>
        <w:tc>
          <w:tcPr>
            <w:tcW w:w="6435" w:type="dxa"/>
          </w:tcPr>
          <w:p w14:paraId="08CA365B" w14:textId="77777777" w:rsidR="00D919EF" w:rsidRDefault="00D919EF" w:rsidP="002D72E0">
            <w:r>
              <w:t>Fall Branch Falls. A great spot for a break before turning around to return to the start.</w:t>
            </w:r>
          </w:p>
        </w:tc>
      </w:tr>
      <w:tr w:rsidR="00D919EF" w14:paraId="5A17C8A2" w14:textId="77777777">
        <w:tc>
          <w:tcPr>
            <w:tcW w:w="1485" w:type="dxa"/>
          </w:tcPr>
          <w:p w14:paraId="561EE8B1" w14:textId="77777777" w:rsidR="00D919EF" w:rsidRDefault="00D919EF" w:rsidP="002D72E0">
            <w:r>
              <w:t>3.6</w:t>
            </w:r>
          </w:p>
        </w:tc>
        <w:tc>
          <w:tcPr>
            <w:tcW w:w="6435" w:type="dxa"/>
          </w:tcPr>
          <w:p w14:paraId="7AD1B4F3" w14:textId="77777777" w:rsidR="00D919EF" w:rsidRDefault="00D919EF" w:rsidP="002D72E0">
            <w:r>
              <w:t>Trailhead.</w:t>
            </w:r>
          </w:p>
        </w:tc>
      </w:tr>
    </w:tbl>
    <w:p w14:paraId="5D78E084" w14:textId="41C27FF6" w:rsidR="00D919EF" w:rsidRPr="002D72E0" w:rsidDel="001E682E" w:rsidRDefault="00D919EF">
      <w:pPr>
        <w:pStyle w:val="BodyText"/>
        <w:rPr>
          <w:del w:id="64" w:author="Rosenberg, Joshua" w:date="2026-04-10T16:21:00Z" w16du:dateUtc="2026-04-10T20:21:00Z"/>
          <w:rStyle w:val="bold1"/>
        </w:rPr>
      </w:pPr>
      <w:del w:id="65" w:author="Rosenberg, Joshua" w:date="2026-04-10T16:21:00Z" w16du:dateUtc="2026-04-10T20:21:00Z">
        <w:r w:rsidRPr="002D72E0" w:rsidDel="001E682E">
          <w:rPr>
            <w:rStyle w:val="bold1"/>
          </w:rPr>
          <w:delText>NOTE - we probably want to add another photo to this chapter, and/or replace the stock photo</w:delText>
        </w:r>
      </w:del>
    </w:p>
    <w:p w14:paraId="1ED5C13D" w14:textId="77777777" w:rsidR="002D72E0" w:rsidRDefault="002D72E0">
      <w:pPr>
        <w:pStyle w:val="Heading3"/>
      </w:pPr>
    </w:p>
    <w:p w14:paraId="014A16DA" w14:textId="7EF88365" w:rsidR="00D919EF" w:rsidRDefault="00D919EF" w:rsidP="002D72E0">
      <w:pPr>
        <w:pStyle w:val="A-Head"/>
      </w:pPr>
      <w:r>
        <w:t>Nearby</w:t>
      </w:r>
    </w:p>
    <w:p w14:paraId="125B5615" w14:textId="5C3865C4" w:rsidR="00D919EF" w:rsidRDefault="00D919EF" w:rsidP="002D72E0">
      <w:r w:rsidRPr="002D72E0">
        <w:rPr>
          <w:rStyle w:val="bold1"/>
        </w:rPr>
        <w:t>Camp at Bandy Creek!</w:t>
      </w:r>
      <w:r>
        <w:t xml:space="preserve"> The Bandy Creek Campground is a gem </w:t>
      </w:r>
      <w:r w:rsidR="002D72E0">
        <w:t>with</w:t>
      </w:r>
      <w:r>
        <w:t xml:space="preserve"> spacious sites, nice restrooms, and lots of cul-de-sacs for kids to play or bike</w:t>
      </w:r>
      <w:r w:rsidR="002D72E0">
        <w:t xml:space="preserve"> endlessly</w:t>
      </w:r>
      <w:r>
        <w:t>. Consider a stay here as a launching point for this hike.</w:t>
      </w:r>
    </w:p>
    <w:p w14:paraId="55020F89" w14:textId="77777777" w:rsidR="00D919EF" w:rsidRDefault="00D919EF" w:rsidP="002D72E0">
      <w:r w:rsidRPr="002D72E0">
        <w:rPr>
          <w:rStyle w:val="bold1"/>
        </w:rPr>
        <w:t>Stop by the visitor’s center.</w:t>
      </w:r>
      <w:r>
        <w:t xml:space="preserve"> A good place to learn more about the Big South Fork and to ask any questions or to seek the advice of park rangers.</w:t>
      </w:r>
    </w:p>
    <w:p w14:paraId="4B1AF10B" w14:textId="5F768A53" w:rsidR="00D919EF" w:rsidRDefault="00D919EF" w:rsidP="002D72E0">
      <w:r w:rsidRPr="002D72E0">
        <w:rPr>
          <w:rStyle w:val="bold1"/>
        </w:rPr>
        <w:t>Hike the nearby Bandy Creek or Angel Falls Trails.</w:t>
      </w:r>
      <w:r>
        <w:t xml:space="preserve"> Check out the Bandy Creek or Angel Falls Trails chapters. There are hundreds of hikes available to you, and any are well worth a hike (the Grand Gap Loop is a lengthy favorite!). Consider stopping </w:t>
      </w:r>
      <w:del w:id="66" w:author="Rosenberg, Joshua" w:date="2026-04-07T21:19:00Z" w16du:dateUtc="2026-04-08T02:19:00Z">
        <w:r w:rsidDel="008451C2">
          <w:delText xml:space="preserve">the </w:delText>
        </w:r>
      </w:del>
      <w:ins w:id="67" w:author="Rosenberg, Joshua" w:date="2026-04-07T21:19:00Z" w16du:dateUtc="2026-04-08T02:19:00Z">
        <w:r w:rsidR="008451C2">
          <w:t xml:space="preserve">at </w:t>
        </w:r>
      </w:ins>
      <w:r>
        <w:t>the visitor center to ask for recommendations and up-to-date information.</w:t>
      </w:r>
    </w:p>
    <w:bookmarkEnd w:id="59"/>
    <w:p w14:paraId="70196F46" w14:textId="45C9F9F6" w:rsidR="00D919EF" w:rsidRDefault="00D919EF">
      <w:r>
        <w:br w:type="page"/>
      </w:r>
    </w:p>
    <w:p w14:paraId="402E85DC" w14:textId="25DEBEB6" w:rsidR="00D919EF" w:rsidRDefault="00D919EF" w:rsidP="00627343">
      <w:pPr>
        <w:pStyle w:val="ChapterTitle"/>
      </w:pPr>
      <w:bookmarkStart w:id="68" w:name="trail-18-twin-arches"/>
      <w:r>
        <w:lastRenderedPageBreak/>
        <w:t>Twin Arches</w:t>
      </w:r>
    </w:p>
    <w:p w14:paraId="53D22814" w14:textId="77777777" w:rsidR="00D919EF" w:rsidRPr="00627343" w:rsidRDefault="00D919EF" w:rsidP="00627343">
      <w:pPr>
        <w:rPr>
          <w:rStyle w:val="bold1"/>
        </w:rPr>
      </w:pPr>
      <w:r w:rsidRPr="00627343">
        <w:rPr>
          <w:rStyle w:val="bold1"/>
        </w:rPr>
        <w:t>Figures included in this chapter:</w:t>
      </w:r>
    </w:p>
    <w:p w14:paraId="40587B54" w14:textId="1540BC93" w:rsidR="00D919EF" w:rsidRDefault="00627343" w:rsidP="00627343">
      <w:r>
        <w:t xml:space="preserve">4.4 </w:t>
      </w:r>
      <w:r w:rsidR="00D919EF">
        <w:t>twin arches jess.jpeg</w:t>
      </w:r>
    </w:p>
    <w:p w14:paraId="1D802D38" w14:textId="77777777" w:rsidR="00D919EF" w:rsidRDefault="00D919EF" w:rsidP="00627343">
      <w:r>
        <w:t>trail-18-map.jpeg</w:t>
      </w:r>
    </w:p>
    <w:p w14:paraId="59537FCE" w14:textId="58E53B1E" w:rsidR="00D919EF" w:rsidRDefault="00627343" w:rsidP="00627343">
      <w:r>
        <w:t xml:space="preserve">4.5 </w:t>
      </w:r>
      <w:r w:rsidR="00D919EF">
        <w:t>trail twin arches.jpg</w:t>
      </w:r>
    </w:p>
    <w:p w14:paraId="735AE018" w14:textId="77777777" w:rsidR="00D919EF" w:rsidRDefault="00D919EF" w:rsidP="00627343">
      <w:pPr>
        <w:pStyle w:val="A-Head"/>
      </w:pPr>
      <w:r>
        <w:t>Overview</w:t>
      </w:r>
    </w:p>
    <w:p w14:paraId="0053E5E5" w14:textId="40E230EE" w:rsidR="00D919EF" w:rsidRDefault="00D919EF" w:rsidP="00627343">
      <w:r>
        <w:t>This short hike leads to one of the most surprising geologic features in Tennessee! The Twin Arches, a 130-foot span and 100-foot height feature you can walk over, around, and through. The surrounding forest is not shabby, either. This is a fantastic and memorable family hike, with some challenges sprinkled in. First, this hike is the farthest (by driving distance) of any in this book. Second, there are some rocky sections that require some carefulness. Still, this is a must-see and is near many features (and places to camp) to make a visit more accommodating. Good for families with children of any walking age.</w:t>
      </w:r>
    </w:p>
    <w:p w14:paraId="709F8564" w14:textId="77777777" w:rsidR="00627343" w:rsidRDefault="00627343" w:rsidP="00627343"/>
    <w:p w14:paraId="2DA72855" w14:textId="77777777" w:rsidR="00D919EF" w:rsidRDefault="00D919EF" w:rsidP="00627343">
      <w:pPr>
        <w:pStyle w:val="A-Head"/>
      </w:pPr>
      <w:r>
        <w:t xml:space="preserve">Key </w:t>
      </w:r>
      <w:r w:rsidRPr="00627343">
        <w:t>Characteristics</w:t>
      </w:r>
    </w:p>
    <w:tbl>
      <w:tblPr>
        <w:tblStyle w:val="Table"/>
        <w:tblW w:w="0" w:type="auto"/>
        <w:tblLook w:val="0020" w:firstRow="1" w:lastRow="0" w:firstColumn="0" w:lastColumn="0" w:noHBand="0" w:noVBand="0"/>
      </w:tblPr>
      <w:tblGrid>
        <w:gridCol w:w="2978"/>
        <w:gridCol w:w="2496"/>
      </w:tblGrid>
      <w:tr w:rsidR="00D919EF" w14:paraId="53680304" w14:textId="77777777" w:rsidTr="0089239C">
        <w:trPr>
          <w:cnfStyle w:val="100000000000" w:firstRow="1" w:lastRow="0" w:firstColumn="0" w:lastColumn="0" w:oddVBand="0" w:evenVBand="0" w:oddHBand="0" w:evenHBand="0" w:firstRowFirstColumn="0" w:firstRowLastColumn="0" w:lastRowFirstColumn="0" w:lastRowLastColumn="0"/>
          <w:tblHeader/>
        </w:trPr>
        <w:tc>
          <w:tcPr>
            <w:tcW w:w="0" w:type="auto"/>
          </w:tcPr>
          <w:p w14:paraId="00C309D2" w14:textId="77777777" w:rsidR="00D919EF" w:rsidRPr="00627343" w:rsidRDefault="00D919EF" w:rsidP="00627343">
            <w:pPr>
              <w:rPr>
                <w:rStyle w:val="bold1"/>
              </w:rPr>
            </w:pPr>
            <w:r w:rsidRPr="00627343">
              <w:rPr>
                <w:rStyle w:val="bold1"/>
              </w:rPr>
              <w:t>Characteristic</w:t>
            </w:r>
          </w:p>
        </w:tc>
        <w:tc>
          <w:tcPr>
            <w:tcW w:w="0" w:type="auto"/>
          </w:tcPr>
          <w:p w14:paraId="555C5CFC" w14:textId="77777777" w:rsidR="00D919EF" w:rsidRPr="00627343" w:rsidRDefault="00D919EF" w:rsidP="00627343">
            <w:pPr>
              <w:rPr>
                <w:rStyle w:val="bold1"/>
              </w:rPr>
            </w:pPr>
            <w:r w:rsidRPr="00627343">
              <w:rPr>
                <w:rStyle w:val="bold1"/>
              </w:rPr>
              <w:t>Details</w:t>
            </w:r>
          </w:p>
        </w:tc>
      </w:tr>
      <w:tr w:rsidR="00D919EF" w14:paraId="6EE26A91" w14:textId="77777777">
        <w:tc>
          <w:tcPr>
            <w:tcW w:w="0" w:type="auto"/>
          </w:tcPr>
          <w:p w14:paraId="5848A318" w14:textId="77777777" w:rsidR="00D919EF" w:rsidRDefault="00D919EF" w:rsidP="00627343">
            <w:r>
              <w:t>Time from Knoxville</w:t>
            </w:r>
          </w:p>
        </w:tc>
        <w:tc>
          <w:tcPr>
            <w:tcW w:w="0" w:type="auto"/>
          </w:tcPr>
          <w:p w14:paraId="75A5A61C" w14:textId="77777777" w:rsidR="00D919EF" w:rsidRDefault="00D919EF" w:rsidP="00627343">
            <w:r>
              <w:t>1 hr 45 mins</w:t>
            </w:r>
          </w:p>
        </w:tc>
      </w:tr>
      <w:tr w:rsidR="00D919EF" w14:paraId="0448726B" w14:textId="77777777">
        <w:tc>
          <w:tcPr>
            <w:tcW w:w="0" w:type="auto"/>
          </w:tcPr>
          <w:p w14:paraId="7F1F3A2D" w14:textId="77777777" w:rsidR="00D919EF" w:rsidRDefault="00D919EF" w:rsidP="00627343">
            <w:r>
              <w:t>Trail Distance (Miles)</w:t>
            </w:r>
          </w:p>
        </w:tc>
        <w:tc>
          <w:tcPr>
            <w:tcW w:w="0" w:type="auto"/>
          </w:tcPr>
          <w:p w14:paraId="6C07DA23" w14:textId="77777777" w:rsidR="00D919EF" w:rsidRDefault="00D919EF" w:rsidP="00627343">
            <w:r>
              <w:t>1.2</w:t>
            </w:r>
          </w:p>
        </w:tc>
      </w:tr>
      <w:tr w:rsidR="00D919EF" w14:paraId="49BCB623" w14:textId="77777777">
        <w:tc>
          <w:tcPr>
            <w:tcW w:w="0" w:type="auto"/>
          </w:tcPr>
          <w:p w14:paraId="6A5A3687" w14:textId="77777777" w:rsidR="00D919EF" w:rsidRDefault="00D919EF" w:rsidP="00627343">
            <w:r>
              <w:t>Elevation Change</w:t>
            </w:r>
          </w:p>
        </w:tc>
        <w:tc>
          <w:tcPr>
            <w:tcW w:w="0" w:type="auto"/>
          </w:tcPr>
          <w:p w14:paraId="21EADA12" w14:textId="77777777" w:rsidR="00D919EF" w:rsidRDefault="00D919EF" w:rsidP="00627343">
            <w:r>
              <w:t>Moderate</w:t>
            </w:r>
          </w:p>
        </w:tc>
      </w:tr>
      <w:tr w:rsidR="00D919EF" w14:paraId="46C14531" w14:textId="77777777">
        <w:tc>
          <w:tcPr>
            <w:tcW w:w="0" w:type="auto"/>
          </w:tcPr>
          <w:p w14:paraId="67A42F22" w14:textId="77777777" w:rsidR="00D919EF" w:rsidRDefault="00D919EF" w:rsidP="00627343">
            <w:r>
              <w:t>Pets</w:t>
            </w:r>
          </w:p>
        </w:tc>
        <w:tc>
          <w:tcPr>
            <w:tcW w:w="0" w:type="auto"/>
          </w:tcPr>
          <w:p w14:paraId="20B12410" w14:textId="77777777" w:rsidR="00D919EF" w:rsidRDefault="00D919EF" w:rsidP="00627343">
            <w:r>
              <w:t>Allowed on leash</w:t>
            </w:r>
          </w:p>
        </w:tc>
      </w:tr>
      <w:tr w:rsidR="00D919EF" w14:paraId="0B6ADEBB" w14:textId="77777777">
        <w:tc>
          <w:tcPr>
            <w:tcW w:w="0" w:type="auto"/>
          </w:tcPr>
          <w:p w14:paraId="7F88384C" w14:textId="77777777" w:rsidR="00D919EF" w:rsidRDefault="00D919EF" w:rsidP="00627343">
            <w:r>
              <w:t>Parking Pass/Entrance Fee</w:t>
            </w:r>
          </w:p>
        </w:tc>
        <w:tc>
          <w:tcPr>
            <w:tcW w:w="0" w:type="auto"/>
          </w:tcPr>
          <w:p w14:paraId="27E4B119" w14:textId="77777777" w:rsidR="00D919EF" w:rsidRDefault="00D919EF" w:rsidP="00627343">
            <w:r>
              <w:t>Not Required</w:t>
            </w:r>
          </w:p>
        </w:tc>
      </w:tr>
      <w:tr w:rsidR="00D919EF" w14:paraId="67CA05BE" w14:textId="77777777">
        <w:tc>
          <w:tcPr>
            <w:tcW w:w="0" w:type="auto"/>
          </w:tcPr>
          <w:p w14:paraId="1DEF6CD3" w14:textId="77777777" w:rsidR="00D919EF" w:rsidRDefault="00D919EF" w:rsidP="00627343">
            <w:r>
              <w:lastRenderedPageBreak/>
              <w:t>Restroom(s)</w:t>
            </w:r>
          </w:p>
        </w:tc>
        <w:tc>
          <w:tcPr>
            <w:tcW w:w="0" w:type="auto"/>
          </w:tcPr>
          <w:p w14:paraId="052E99AC" w14:textId="77777777" w:rsidR="00D919EF" w:rsidRDefault="00D919EF" w:rsidP="00627343">
            <w:r>
              <w:t>Yes</w:t>
            </w:r>
          </w:p>
        </w:tc>
      </w:tr>
      <w:tr w:rsidR="00D919EF" w14:paraId="7FE72D76" w14:textId="77777777">
        <w:tc>
          <w:tcPr>
            <w:tcW w:w="0" w:type="auto"/>
          </w:tcPr>
          <w:p w14:paraId="4C4B34F2" w14:textId="77777777" w:rsidR="00D919EF" w:rsidRDefault="00D919EF" w:rsidP="00627343">
            <w:r>
              <w:t>Best Ages</w:t>
            </w:r>
          </w:p>
        </w:tc>
        <w:tc>
          <w:tcPr>
            <w:tcW w:w="0" w:type="auto"/>
          </w:tcPr>
          <w:p w14:paraId="7C3B0978" w14:textId="77777777" w:rsidR="00D919EF" w:rsidRDefault="00D919EF" w:rsidP="00627343">
            <w:r>
              <w:t>Little kids and Big kids</w:t>
            </w:r>
          </w:p>
        </w:tc>
      </w:tr>
      <w:tr w:rsidR="00D919EF" w14:paraId="13D55509" w14:textId="77777777">
        <w:tc>
          <w:tcPr>
            <w:tcW w:w="0" w:type="auto"/>
          </w:tcPr>
          <w:p w14:paraId="62C80538" w14:textId="77777777" w:rsidR="00D919EF" w:rsidRDefault="00D919EF" w:rsidP="00627343">
            <w:r>
              <w:t>Accessibility</w:t>
            </w:r>
          </w:p>
        </w:tc>
        <w:tc>
          <w:tcPr>
            <w:tcW w:w="0" w:type="auto"/>
          </w:tcPr>
          <w:p w14:paraId="2E7D3134" w14:textId="77777777" w:rsidR="00D919EF" w:rsidRDefault="00D919EF" w:rsidP="00627343">
            <w:r>
              <w:t>Not accessible</w:t>
            </w:r>
          </w:p>
        </w:tc>
      </w:tr>
    </w:tbl>
    <w:p w14:paraId="5683B454" w14:textId="77777777" w:rsidR="00627343" w:rsidRDefault="00627343">
      <w:pPr>
        <w:pStyle w:val="Heading3"/>
      </w:pPr>
    </w:p>
    <w:p w14:paraId="7A2BF622" w14:textId="52C479DB" w:rsidR="00D919EF" w:rsidRDefault="00D919EF" w:rsidP="00627343">
      <w:pPr>
        <w:pStyle w:val="A-Head"/>
      </w:pPr>
      <w:r>
        <w:t>Directions to the Trailhead</w:t>
      </w:r>
    </w:p>
    <w:p w14:paraId="038E7B94" w14:textId="77777777" w:rsidR="00D919EF" w:rsidRDefault="00D919EF">
      <w:pPr>
        <w:pStyle w:val="FirstParagraph"/>
      </w:pPr>
      <w:r>
        <w:t>Trailhead Address: Twin Arches Trailhead, G7V5+Q7 Jamestown, Tennessee</w:t>
      </w:r>
    </w:p>
    <w:p w14:paraId="0C278E99" w14:textId="77777777" w:rsidR="00D919EF" w:rsidRDefault="00D919EF">
      <w:pPr>
        <w:pStyle w:val="BodyText"/>
      </w:pPr>
      <w:r>
        <w:t>Trailhead GPS Coordinates: 36.48797, -84.69744</w:t>
      </w:r>
    </w:p>
    <w:p w14:paraId="2BCB624F" w14:textId="77777777" w:rsidR="00627343" w:rsidRDefault="00627343">
      <w:pPr>
        <w:pStyle w:val="BodyText"/>
      </w:pPr>
    </w:p>
    <w:p w14:paraId="64962F0A" w14:textId="77777777" w:rsidR="00D919EF" w:rsidRPr="005134B0" w:rsidRDefault="00D919EF" w:rsidP="005134B0">
      <w:pPr>
        <w:pStyle w:val="A-Head"/>
      </w:pPr>
      <w:r>
        <w:t>Trail Description</w:t>
      </w:r>
    </w:p>
    <w:tbl>
      <w:tblPr>
        <w:tblStyle w:val="Table"/>
        <w:tblW w:w="5000" w:type="pct"/>
        <w:tblLayout w:type="fixed"/>
        <w:tblLook w:val="0020" w:firstRow="1" w:lastRow="0" w:firstColumn="0" w:lastColumn="0" w:noHBand="0" w:noVBand="0"/>
      </w:tblPr>
      <w:tblGrid>
        <w:gridCol w:w="1950"/>
        <w:gridCol w:w="7410"/>
      </w:tblGrid>
      <w:tr w:rsidR="00D919EF" w14:paraId="5C978132" w14:textId="77777777" w:rsidTr="0089239C">
        <w:trPr>
          <w:cnfStyle w:val="100000000000" w:firstRow="1" w:lastRow="0" w:firstColumn="0" w:lastColumn="0" w:oddVBand="0" w:evenVBand="0" w:oddHBand="0" w:evenHBand="0" w:firstRowFirstColumn="0" w:firstRowLastColumn="0" w:lastRowFirstColumn="0" w:lastRowLastColumn="0"/>
          <w:tblHeader/>
        </w:trPr>
        <w:tc>
          <w:tcPr>
            <w:tcW w:w="1650" w:type="dxa"/>
          </w:tcPr>
          <w:p w14:paraId="709779F5" w14:textId="77777777" w:rsidR="00D919EF" w:rsidRPr="005134B0" w:rsidRDefault="00D919EF" w:rsidP="005134B0">
            <w:pPr>
              <w:rPr>
                <w:rStyle w:val="bold1"/>
              </w:rPr>
            </w:pPr>
            <w:r w:rsidRPr="005134B0">
              <w:rPr>
                <w:rStyle w:val="bold1"/>
              </w:rPr>
              <w:t>Distance from Start</w:t>
            </w:r>
          </w:p>
        </w:tc>
        <w:tc>
          <w:tcPr>
            <w:tcW w:w="6270" w:type="dxa"/>
          </w:tcPr>
          <w:p w14:paraId="7E2E9859" w14:textId="77777777" w:rsidR="00D919EF" w:rsidRPr="005134B0" w:rsidRDefault="00D919EF" w:rsidP="005134B0">
            <w:pPr>
              <w:rPr>
                <w:rStyle w:val="bold1"/>
              </w:rPr>
            </w:pPr>
            <w:r w:rsidRPr="005134B0">
              <w:rPr>
                <w:rStyle w:val="bold1"/>
              </w:rPr>
              <w:t>Description</w:t>
            </w:r>
          </w:p>
        </w:tc>
      </w:tr>
      <w:tr w:rsidR="00D919EF" w14:paraId="169FB214" w14:textId="77777777">
        <w:tc>
          <w:tcPr>
            <w:tcW w:w="1650" w:type="dxa"/>
          </w:tcPr>
          <w:p w14:paraId="3B444689" w14:textId="77777777" w:rsidR="00D919EF" w:rsidRDefault="00D919EF" w:rsidP="005134B0">
            <w:r>
              <w:t>0.0</w:t>
            </w:r>
          </w:p>
        </w:tc>
        <w:tc>
          <w:tcPr>
            <w:tcW w:w="6270" w:type="dxa"/>
          </w:tcPr>
          <w:p w14:paraId="4552DAC6" w14:textId="77777777" w:rsidR="00D919EF" w:rsidRDefault="00D919EF" w:rsidP="005134B0">
            <w:r>
              <w:t>Start on the Twin Arches trail.</w:t>
            </w:r>
          </w:p>
        </w:tc>
      </w:tr>
      <w:tr w:rsidR="00D919EF" w14:paraId="4794EB0A" w14:textId="77777777">
        <w:tc>
          <w:tcPr>
            <w:tcW w:w="1650" w:type="dxa"/>
          </w:tcPr>
          <w:p w14:paraId="077F5C12" w14:textId="77777777" w:rsidR="00D919EF" w:rsidRDefault="00D919EF" w:rsidP="005134B0">
            <w:r>
              <w:t>0.25</w:t>
            </w:r>
          </w:p>
        </w:tc>
        <w:tc>
          <w:tcPr>
            <w:tcW w:w="6270" w:type="dxa"/>
          </w:tcPr>
          <w:p w14:paraId="3BFBD7DC" w14:textId="77777777" w:rsidR="00D919EF" w:rsidRDefault="00D919EF" w:rsidP="005134B0">
            <w:r>
              <w:t>Intersection. Head right to complete the loop in a counterclockwise section.</w:t>
            </w:r>
          </w:p>
        </w:tc>
      </w:tr>
      <w:tr w:rsidR="00D919EF" w14:paraId="11EBFEC0" w14:textId="77777777">
        <w:tc>
          <w:tcPr>
            <w:tcW w:w="1650" w:type="dxa"/>
          </w:tcPr>
          <w:p w14:paraId="3709A97D" w14:textId="77777777" w:rsidR="00D919EF" w:rsidRDefault="00D919EF" w:rsidP="005134B0">
            <w:r>
              <w:t>0.3</w:t>
            </w:r>
          </w:p>
        </w:tc>
        <w:tc>
          <w:tcPr>
            <w:tcW w:w="6270" w:type="dxa"/>
          </w:tcPr>
          <w:p w14:paraId="08B7E57F" w14:textId="77777777" w:rsidR="00D919EF" w:rsidRDefault="00D919EF" w:rsidP="005134B0">
            <w:r>
              <w:t>Stairs.</w:t>
            </w:r>
          </w:p>
        </w:tc>
      </w:tr>
      <w:tr w:rsidR="00D919EF" w14:paraId="002E53BE" w14:textId="77777777">
        <w:tc>
          <w:tcPr>
            <w:tcW w:w="1650" w:type="dxa"/>
          </w:tcPr>
          <w:p w14:paraId="2598B569" w14:textId="77777777" w:rsidR="00D919EF" w:rsidRDefault="00D919EF" w:rsidP="005134B0">
            <w:r>
              <w:t>0.5</w:t>
            </w:r>
          </w:p>
        </w:tc>
        <w:tc>
          <w:tcPr>
            <w:tcW w:w="6270" w:type="dxa"/>
          </w:tcPr>
          <w:p w14:paraId="6E7456AE" w14:textId="77777777" w:rsidR="00D919EF" w:rsidRDefault="00D919EF" w:rsidP="005134B0">
            <w:r>
              <w:t>Arrive at the base of the Twin Arches. Head straight - you won’t be able to miss them!</w:t>
            </w:r>
          </w:p>
        </w:tc>
      </w:tr>
      <w:tr w:rsidR="00D919EF" w14:paraId="7F4B6754" w14:textId="77777777">
        <w:tc>
          <w:tcPr>
            <w:tcW w:w="1650" w:type="dxa"/>
          </w:tcPr>
          <w:p w14:paraId="0C4F3D2D" w14:textId="77777777" w:rsidR="00D919EF" w:rsidRDefault="00D919EF" w:rsidP="005134B0">
            <w:r>
              <w:lastRenderedPageBreak/>
              <w:t>0.6</w:t>
            </w:r>
          </w:p>
        </w:tc>
        <w:tc>
          <w:tcPr>
            <w:tcW w:w="6270" w:type="dxa"/>
          </w:tcPr>
          <w:p w14:paraId="56EA8DB6" w14:textId="77777777" w:rsidR="00D919EF" w:rsidRDefault="00D919EF" w:rsidP="005134B0">
            <w:r>
              <w:t>Twin Arches. Walk along the top of the arches, under them, and around them, and then head back toward the loop portion of the trail.</w:t>
            </w:r>
          </w:p>
        </w:tc>
      </w:tr>
      <w:tr w:rsidR="00D919EF" w14:paraId="7D8C9594" w14:textId="77777777">
        <w:tc>
          <w:tcPr>
            <w:tcW w:w="1650" w:type="dxa"/>
          </w:tcPr>
          <w:p w14:paraId="0AC80BD6" w14:textId="77777777" w:rsidR="00D919EF" w:rsidRDefault="00D919EF" w:rsidP="005134B0">
            <w:r>
              <w:t>0.7</w:t>
            </w:r>
          </w:p>
        </w:tc>
        <w:tc>
          <w:tcPr>
            <w:tcW w:w="6270" w:type="dxa"/>
          </w:tcPr>
          <w:p w14:paraId="377AD00F" w14:textId="77777777" w:rsidR="00D919EF" w:rsidRDefault="00D919EF" w:rsidP="005134B0">
            <w:r>
              <w:t>Turn right at the intersection to complete the loop.</w:t>
            </w:r>
          </w:p>
        </w:tc>
      </w:tr>
      <w:tr w:rsidR="00D919EF" w14:paraId="4AC8D497" w14:textId="77777777">
        <w:tc>
          <w:tcPr>
            <w:tcW w:w="1650" w:type="dxa"/>
          </w:tcPr>
          <w:p w14:paraId="15534F92" w14:textId="77777777" w:rsidR="00D919EF" w:rsidRDefault="00D919EF" w:rsidP="005134B0">
            <w:r>
              <w:t>0.95</w:t>
            </w:r>
          </w:p>
        </w:tc>
        <w:tc>
          <w:tcPr>
            <w:tcW w:w="6270" w:type="dxa"/>
          </w:tcPr>
          <w:p w14:paraId="382050CF" w14:textId="77777777" w:rsidR="00D919EF" w:rsidRDefault="00D919EF" w:rsidP="005134B0">
            <w:r>
              <w:t>Intersection. Turn right to return to the trailhead.</w:t>
            </w:r>
          </w:p>
        </w:tc>
      </w:tr>
      <w:tr w:rsidR="00D919EF" w14:paraId="37DD1F38" w14:textId="77777777">
        <w:tc>
          <w:tcPr>
            <w:tcW w:w="1650" w:type="dxa"/>
          </w:tcPr>
          <w:p w14:paraId="159071F6" w14:textId="77777777" w:rsidR="00D919EF" w:rsidRDefault="00D919EF" w:rsidP="005134B0">
            <w:r>
              <w:t>1.20</w:t>
            </w:r>
          </w:p>
        </w:tc>
        <w:tc>
          <w:tcPr>
            <w:tcW w:w="6270" w:type="dxa"/>
          </w:tcPr>
          <w:p w14:paraId="61709A52" w14:textId="77777777" w:rsidR="00D919EF" w:rsidRDefault="00D919EF" w:rsidP="005134B0">
            <w:r>
              <w:t>Trailhead.</w:t>
            </w:r>
          </w:p>
        </w:tc>
      </w:tr>
    </w:tbl>
    <w:p w14:paraId="49B5CD23" w14:textId="77777777" w:rsidR="009534BB" w:rsidRDefault="009534BB">
      <w:pPr>
        <w:pStyle w:val="Heading3"/>
      </w:pPr>
    </w:p>
    <w:p w14:paraId="3903829B" w14:textId="16189FC4" w:rsidR="00D919EF" w:rsidRDefault="00D919EF" w:rsidP="009534BB">
      <w:pPr>
        <w:pStyle w:val="A-Head"/>
      </w:pPr>
      <w:r>
        <w:t>Nearby</w:t>
      </w:r>
    </w:p>
    <w:p w14:paraId="56B6574A" w14:textId="77777777" w:rsidR="00D919EF" w:rsidRDefault="00D919EF" w:rsidP="009534BB">
      <w:r w:rsidRPr="009534BB">
        <w:rPr>
          <w:rStyle w:val="bold1"/>
        </w:rPr>
        <w:t>Camp or rent a cabin at Pickett State Park.</w:t>
      </w:r>
      <w:r>
        <w:t xml:space="preserve"> Pickett State Park (4605 Pickett Park Hwy, Jamestown, TN 38556), a nice campground that also has both historic and modern cabins to rent, is close to this trail. It also features a great lake for kayaking, canoeing, or paddle boarding.</w:t>
      </w:r>
    </w:p>
    <w:p w14:paraId="2C3F89B3" w14:textId="77777777" w:rsidR="00D919EF" w:rsidRDefault="00D919EF" w:rsidP="009534BB">
      <w:r w:rsidRPr="009534BB">
        <w:rPr>
          <w:rStyle w:val="bold1"/>
        </w:rPr>
        <w:t>View the night sky.</w:t>
      </w:r>
      <w:r>
        <w:t xml:space="preserve"> Pickett State Park has a Silver-tier designation as an International Dark Sky Park. Even if you’re not strictly in the State Park, this is a great place to view stars and planets in the night sky.</w:t>
      </w:r>
    </w:p>
    <w:bookmarkEnd w:id="68"/>
    <w:p w14:paraId="708721B7" w14:textId="1CF61E75" w:rsidR="00D919EF" w:rsidRDefault="00D919EF">
      <w:r>
        <w:br w:type="page"/>
      </w:r>
    </w:p>
    <w:p w14:paraId="2657D910" w14:textId="25A546F4" w:rsidR="00D919EF" w:rsidRDefault="00D919EF" w:rsidP="009534BB">
      <w:pPr>
        <w:pStyle w:val="ChapterTitle"/>
      </w:pPr>
      <w:bookmarkStart w:id="69" w:name="trail-19-angel-falls-overlook"/>
      <w:r>
        <w:lastRenderedPageBreak/>
        <w:t>Angel Falls Overlook</w:t>
      </w:r>
    </w:p>
    <w:p w14:paraId="132EF782" w14:textId="77777777" w:rsidR="00D919EF" w:rsidRPr="009534BB" w:rsidRDefault="00D919EF" w:rsidP="009534BB">
      <w:pPr>
        <w:rPr>
          <w:rStyle w:val="bold1"/>
        </w:rPr>
      </w:pPr>
      <w:r w:rsidRPr="009534BB">
        <w:rPr>
          <w:rStyle w:val="bold1"/>
        </w:rPr>
        <w:t>Figures included in this chapter:</w:t>
      </w:r>
    </w:p>
    <w:p w14:paraId="0BD9EEA7" w14:textId="77777777" w:rsidR="00D919EF" w:rsidRDefault="00D919EF" w:rsidP="009534BB">
      <w:r>
        <w:t>trail-19-figure-01.jpg</w:t>
      </w:r>
    </w:p>
    <w:p w14:paraId="42A52787" w14:textId="77777777" w:rsidR="00D919EF" w:rsidRDefault="00D919EF" w:rsidP="009534BB">
      <w:r>
        <w:t>trail-19-map.jpeg</w:t>
      </w:r>
    </w:p>
    <w:p w14:paraId="54EA3BFC" w14:textId="103EF75F" w:rsidR="00D919EF" w:rsidRDefault="009534BB" w:rsidP="009534BB">
      <w:r>
        <w:t xml:space="preserve">4.6 </w:t>
      </w:r>
      <w:r w:rsidR="00D919EF">
        <w:t>angel-rocks.jpg</w:t>
      </w:r>
    </w:p>
    <w:p w14:paraId="390C1980" w14:textId="77777777" w:rsidR="00D919EF" w:rsidRDefault="00D919EF" w:rsidP="009534BB">
      <w:pPr>
        <w:pStyle w:val="A-Head"/>
      </w:pPr>
      <w:r>
        <w:t>Overview</w:t>
      </w:r>
    </w:p>
    <w:p w14:paraId="203B0D02" w14:textId="1A386BD1" w:rsidR="00D919EF" w:rsidRDefault="00D919EF" w:rsidP="009534BB">
      <w:r>
        <w:t>Like a few of the other trails in or near the Cumberland Plateau, this is a spectacular hike that is often overlooked. While this memorable trail is a little tricky to get to for a day hike, the view is awesome, rivaling the summits of the Smokies, with a different kind of vantage of the beautiful Big South Fork River. This trail is relatively flat and short, making it appropriate for families with young children. Consider camping at the nearby Bandy Creek campground</w:t>
      </w:r>
      <w:r w:rsidR="009534BB">
        <w:t>; this</w:t>
      </w:r>
      <w:r>
        <w:t xml:space="preserve"> hike</w:t>
      </w:r>
      <w:r w:rsidR="009534BB">
        <w:t xml:space="preserve"> is</w:t>
      </w:r>
      <w:r>
        <w:t xml:space="preserve"> a day’s excursion from there.</w:t>
      </w:r>
    </w:p>
    <w:p w14:paraId="4B5F55EE" w14:textId="77777777" w:rsidR="000447A4" w:rsidRDefault="000447A4" w:rsidP="009534BB"/>
    <w:p w14:paraId="146EC079" w14:textId="77777777" w:rsidR="00D919EF" w:rsidRDefault="00D919EF" w:rsidP="000447A4">
      <w:pPr>
        <w:pStyle w:val="A-Head"/>
      </w:pPr>
      <w:r>
        <w:t>Key Characteristics</w:t>
      </w:r>
    </w:p>
    <w:tbl>
      <w:tblPr>
        <w:tblStyle w:val="Table"/>
        <w:tblW w:w="5000" w:type="pct"/>
        <w:tblLayout w:type="fixed"/>
        <w:tblLook w:val="0020" w:firstRow="1" w:lastRow="0" w:firstColumn="0" w:lastColumn="0" w:noHBand="0" w:noVBand="0"/>
      </w:tblPr>
      <w:tblGrid>
        <w:gridCol w:w="5054"/>
        <w:gridCol w:w="4306"/>
      </w:tblGrid>
      <w:tr w:rsidR="00D919EF" w14:paraId="12CDDD4A" w14:textId="77777777" w:rsidTr="002B6353">
        <w:trPr>
          <w:cnfStyle w:val="100000000000" w:firstRow="1" w:lastRow="0" w:firstColumn="0" w:lastColumn="0" w:oddVBand="0" w:evenVBand="0" w:oddHBand="0" w:evenHBand="0" w:firstRowFirstColumn="0" w:firstRowLastColumn="0" w:lastRowFirstColumn="0" w:lastRowLastColumn="0"/>
          <w:tblHeader/>
        </w:trPr>
        <w:tc>
          <w:tcPr>
            <w:tcW w:w="4276" w:type="dxa"/>
          </w:tcPr>
          <w:p w14:paraId="77DAA504" w14:textId="77777777" w:rsidR="00D919EF" w:rsidRPr="000447A4" w:rsidRDefault="00D919EF" w:rsidP="000447A4">
            <w:pPr>
              <w:rPr>
                <w:rStyle w:val="bold1"/>
              </w:rPr>
            </w:pPr>
            <w:r w:rsidRPr="000447A4">
              <w:rPr>
                <w:rStyle w:val="bold1"/>
              </w:rPr>
              <w:t>Characteristic</w:t>
            </w:r>
          </w:p>
        </w:tc>
        <w:tc>
          <w:tcPr>
            <w:tcW w:w="3643" w:type="dxa"/>
          </w:tcPr>
          <w:p w14:paraId="19F97A19" w14:textId="77777777" w:rsidR="00D919EF" w:rsidRPr="000447A4" w:rsidRDefault="00D919EF" w:rsidP="000447A4">
            <w:pPr>
              <w:rPr>
                <w:rStyle w:val="bold1"/>
              </w:rPr>
            </w:pPr>
            <w:r w:rsidRPr="000447A4">
              <w:rPr>
                <w:rStyle w:val="bold1"/>
              </w:rPr>
              <w:t>Details</w:t>
            </w:r>
          </w:p>
        </w:tc>
      </w:tr>
      <w:tr w:rsidR="00D919EF" w14:paraId="6BFE2D61" w14:textId="77777777">
        <w:tc>
          <w:tcPr>
            <w:tcW w:w="4276" w:type="dxa"/>
          </w:tcPr>
          <w:p w14:paraId="7EAF08F1" w14:textId="77777777" w:rsidR="00D919EF" w:rsidRDefault="00D919EF" w:rsidP="000447A4">
            <w:r>
              <w:t>Time from Knoxville</w:t>
            </w:r>
          </w:p>
        </w:tc>
        <w:tc>
          <w:tcPr>
            <w:tcW w:w="3643" w:type="dxa"/>
          </w:tcPr>
          <w:p w14:paraId="1BF6F413" w14:textId="77777777" w:rsidR="00D919EF" w:rsidRDefault="00D919EF" w:rsidP="000447A4">
            <w:r>
              <w:t>1 hr 30 mins</w:t>
            </w:r>
          </w:p>
        </w:tc>
      </w:tr>
      <w:tr w:rsidR="00D919EF" w14:paraId="6FF66D62" w14:textId="77777777">
        <w:tc>
          <w:tcPr>
            <w:tcW w:w="4276" w:type="dxa"/>
          </w:tcPr>
          <w:p w14:paraId="111FD016" w14:textId="77777777" w:rsidR="00D919EF" w:rsidRDefault="00D919EF" w:rsidP="000447A4">
            <w:r>
              <w:t>Trail Distance (Miles)</w:t>
            </w:r>
          </w:p>
        </w:tc>
        <w:tc>
          <w:tcPr>
            <w:tcW w:w="3643" w:type="dxa"/>
          </w:tcPr>
          <w:p w14:paraId="0C7E9A69" w14:textId="77777777" w:rsidR="00D919EF" w:rsidRDefault="00D919EF" w:rsidP="000447A4">
            <w:r>
              <w:t>2.8</w:t>
            </w:r>
          </w:p>
        </w:tc>
      </w:tr>
      <w:tr w:rsidR="00D919EF" w14:paraId="721E6B68" w14:textId="77777777">
        <w:tc>
          <w:tcPr>
            <w:tcW w:w="4276" w:type="dxa"/>
          </w:tcPr>
          <w:p w14:paraId="5BCF2E21" w14:textId="77777777" w:rsidR="00D919EF" w:rsidRDefault="00D919EF" w:rsidP="000447A4">
            <w:r>
              <w:t>Elevation Change</w:t>
            </w:r>
          </w:p>
        </w:tc>
        <w:tc>
          <w:tcPr>
            <w:tcW w:w="3643" w:type="dxa"/>
          </w:tcPr>
          <w:p w14:paraId="362986A0" w14:textId="77777777" w:rsidR="00D919EF" w:rsidRDefault="00D919EF" w:rsidP="000447A4">
            <w:r>
              <w:t>Gentle</w:t>
            </w:r>
          </w:p>
        </w:tc>
      </w:tr>
      <w:tr w:rsidR="00D919EF" w14:paraId="382C5043" w14:textId="77777777">
        <w:tc>
          <w:tcPr>
            <w:tcW w:w="4276" w:type="dxa"/>
          </w:tcPr>
          <w:p w14:paraId="140B7955" w14:textId="77777777" w:rsidR="00D919EF" w:rsidRDefault="00D919EF" w:rsidP="000447A4">
            <w:r>
              <w:t>Pets</w:t>
            </w:r>
          </w:p>
        </w:tc>
        <w:tc>
          <w:tcPr>
            <w:tcW w:w="3643" w:type="dxa"/>
          </w:tcPr>
          <w:p w14:paraId="173A71CC" w14:textId="77777777" w:rsidR="00D919EF" w:rsidRDefault="00D919EF" w:rsidP="000447A4">
            <w:r>
              <w:t>Allowed on leash</w:t>
            </w:r>
          </w:p>
        </w:tc>
      </w:tr>
      <w:tr w:rsidR="00D919EF" w14:paraId="42F4523F" w14:textId="77777777">
        <w:tc>
          <w:tcPr>
            <w:tcW w:w="4276" w:type="dxa"/>
          </w:tcPr>
          <w:p w14:paraId="170FFA2D" w14:textId="77777777" w:rsidR="00D919EF" w:rsidRDefault="00D919EF" w:rsidP="000447A4">
            <w:r>
              <w:t>Parking Pass/Entrance Fee</w:t>
            </w:r>
          </w:p>
        </w:tc>
        <w:tc>
          <w:tcPr>
            <w:tcW w:w="3643" w:type="dxa"/>
          </w:tcPr>
          <w:p w14:paraId="5AFD5009" w14:textId="77777777" w:rsidR="00D919EF" w:rsidRDefault="00D919EF" w:rsidP="000447A4">
            <w:r>
              <w:t>Not Required</w:t>
            </w:r>
          </w:p>
        </w:tc>
      </w:tr>
      <w:tr w:rsidR="00D919EF" w14:paraId="33ABB41B" w14:textId="77777777">
        <w:tc>
          <w:tcPr>
            <w:tcW w:w="4276" w:type="dxa"/>
          </w:tcPr>
          <w:p w14:paraId="320400B9" w14:textId="77777777" w:rsidR="00D919EF" w:rsidRDefault="00D919EF" w:rsidP="000447A4">
            <w:r>
              <w:t>Restroom(s)</w:t>
            </w:r>
          </w:p>
        </w:tc>
        <w:tc>
          <w:tcPr>
            <w:tcW w:w="3643" w:type="dxa"/>
          </w:tcPr>
          <w:p w14:paraId="5E9C77C5" w14:textId="77777777" w:rsidR="00D919EF" w:rsidRDefault="00D919EF" w:rsidP="000447A4">
            <w:r>
              <w:t>No</w:t>
            </w:r>
          </w:p>
        </w:tc>
      </w:tr>
      <w:tr w:rsidR="00D919EF" w14:paraId="781FF52D" w14:textId="77777777">
        <w:tc>
          <w:tcPr>
            <w:tcW w:w="4276" w:type="dxa"/>
          </w:tcPr>
          <w:p w14:paraId="5D294D18" w14:textId="77777777" w:rsidR="00D919EF" w:rsidRDefault="00D919EF" w:rsidP="000447A4">
            <w:r>
              <w:lastRenderedPageBreak/>
              <w:t>Best Ages</w:t>
            </w:r>
          </w:p>
        </w:tc>
        <w:tc>
          <w:tcPr>
            <w:tcW w:w="3643" w:type="dxa"/>
          </w:tcPr>
          <w:p w14:paraId="147F7108" w14:textId="77777777" w:rsidR="00D919EF" w:rsidRDefault="00D919EF" w:rsidP="000447A4">
            <w:r>
              <w:t>Little Kids and Big Kids</w:t>
            </w:r>
          </w:p>
        </w:tc>
      </w:tr>
      <w:tr w:rsidR="00D919EF" w14:paraId="25DF1175" w14:textId="77777777">
        <w:tc>
          <w:tcPr>
            <w:tcW w:w="4276" w:type="dxa"/>
          </w:tcPr>
          <w:p w14:paraId="7D0DC52B" w14:textId="77777777" w:rsidR="00D919EF" w:rsidRDefault="00D919EF" w:rsidP="000447A4">
            <w:r>
              <w:t>Accessibility</w:t>
            </w:r>
          </w:p>
        </w:tc>
        <w:tc>
          <w:tcPr>
            <w:tcW w:w="3643" w:type="dxa"/>
          </w:tcPr>
          <w:p w14:paraId="1451EC33" w14:textId="77777777" w:rsidR="00D919EF" w:rsidRDefault="00D919EF" w:rsidP="000447A4">
            <w:r>
              <w:t>Not Accessible</w:t>
            </w:r>
          </w:p>
        </w:tc>
      </w:tr>
    </w:tbl>
    <w:p w14:paraId="1061FE4E" w14:textId="77777777" w:rsidR="000447A4" w:rsidRDefault="000447A4">
      <w:pPr>
        <w:pStyle w:val="Heading3"/>
      </w:pPr>
    </w:p>
    <w:p w14:paraId="79AD806E" w14:textId="426DFBCF" w:rsidR="00D919EF" w:rsidRDefault="00D919EF" w:rsidP="000447A4">
      <w:pPr>
        <w:pStyle w:val="A-Head"/>
      </w:pPr>
      <w:r>
        <w:t>Directions to the Trailhead</w:t>
      </w:r>
    </w:p>
    <w:p w14:paraId="1024EE61" w14:textId="77777777" w:rsidR="00D919EF" w:rsidRDefault="00D919EF" w:rsidP="000447A4">
      <w:r>
        <w:t>Trailhead Address: Grand Gap Loop Trailhead, G84V+69 Oneida, Tennessee</w:t>
      </w:r>
    </w:p>
    <w:p w14:paraId="73D9C0CC" w14:textId="77777777" w:rsidR="00D919EF" w:rsidRDefault="00D919EF" w:rsidP="000447A4">
      <w:r>
        <w:t>Trailhead GPS Coordinates: 36.50549, -84.65664</w:t>
      </w:r>
    </w:p>
    <w:p w14:paraId="03C64FD8" w14:textId="77777777" w:rsidR="00D919EF" w:rsidRDefault="00D919EF" w:rsidP="000447A4">
      <w:pPr>
        <w:ind w:firstLine="720"/>
      </w:pPr>
      <w:r>
        <w:t>This address is for the trailhead for the Grand Gap Loop, deep into the Big South Fork National River &amp; Recreation Area. The address uses a Google Maps “Plus code,” as there is not a street address for the trailhead. Please note this only works for Google Maps. Turn right into the parking area from Alfred Smith Rd. Look for the Grand Gap Loop Trail to begin the hike.</w:t>
      </w:r>
    </w:p>
    <w:p w14:paraId="6E059CDE" w14:textId="77777777" w:rsidR="000447A4" w:rsidRDefault="000447A4" w:rsidP="000447A4">
      <w:pPr>
        <w:ind w:firstLine="720"/>
      </w:pPr>
    </w:p>
    <w:p w14:paraId="69F1BD00" w14:textId="77777777" w:rsidR="00D919EF" w:rsidRDefault="00D919EF" w:rsidP="000447A4">
      <w:pPr>
        <w:pStyle w:val="A-Head"/>
      </w:pPr>
      <w:r>
        <w:t>Trail Description</w:t>
      </w:r>
    </w:p>
    <w:tbl>
      <w:tblPr>
        <w:tblStyle w:val="Table"/>
        <w:tblW w:w="5000" w:type="pct"/>
        <w:tblLayout w:type="fixed"/>
        <w:tblLook w:val="0020" w:firstRow="1" w:lastRow="0" w:firstColumn="0" w:lastColumn="0" w:noHBand="0" w:noVBand="0"/>
      </w:tblPr>
      <w:tblGrid>
        <w:gridCol w:w="1260"/>
        <w:gridCol w:w="8100"/>
      </w:tblGrid>
      <w:tr w:rsidR="00D919EF" w14:paraId="179FEEE9" w14:textId="77777777" w:rsidTr="000447A4">
        <w:trPr>
          <w:cnfStyle w:val="100000000000" w:firstRow="1" w:lastRow="0" w:firstColumn="0" w:lastColumn="0" w:oddVBand="0" w:evenVBand="0" w:oddHBand="0" w:evenHBand="0" w:firstRowFirstColumn="0" w:firstRowLastColumn="0" w:lastRowFirstColumn="0" w:lastRowLastColumn="0"/>
          <w:tblHeader/>
        </w:trPr>
        <w:tc>
          <w:tcPr>
            <w:tcW w:w="1260" w:type="dxa"/>
          </w:tcPr>
          <w:p w14:paraId="79EC974B" w14:textId="77777777" w:rsidR="00D919EF" w:rsidRPr="000447A4" w:rsidRDefault="00D919EF" w:rsidP="000447A4">
            <w:pPr>
              <w:rPr>
                <w:rStyle w:val="bold1"/>
              </w:rPr>
            </w:pPr>
            <w:r w:rsidRPr="000447A4">
              <w:rPr>
                <w:rStyle w:val="bold1"/>
              </w:rPr>
              <w:t>Distance from Start</w:t>
            </w:r>
          </w:p>
        </w:tc>
        <w:tc>
          <w:tcPr>
            <w:tcW w:w="8100" w:type="dxa"/>
          </w:tcPr>
          <w:p w14:paraId="0475007A" w14:textId="77777777" w:rsidR="00D919EF" w:rsidRPr="000447A4" w:rsidRDefault="00D919EF" w:rsidP="000447A4">
            <w:pPr>
              <w:rPr>
                <w:rStyle w:val="bold1"/>
              </w:rPr>
            </w:pPr>
            <w:r w:rsidRPr="000447A4">
              <w:rPr>
                <w:rStyle w:val="bold1"/>
              </w:rPr>
              <w:t>Description</w:t>
            </w:r>
          </w:p>
        </w:tc>
      </w:tr>
      <w:tr w:rsidR="00D919EF" w14:paraId="2AE2A3C9" w14:textId="77777777" w:rsidTr="000447A4">
        <w:tc>
          <w:tcPr>
            <w:tcW w:w="1260" w:type="dxa"/>
          </w:tcPr>
          <w:p w14:paraId="6D9D2906" w14:textId="77777777" w:rsidR="00D919EF" w:rsidRDefault="00D919EF" w:rsidP="000447A4">
            <w:r>
              <w:t>0.0</w:t>
            </w:r>
          </w:p>
        </w:tc>
        <w:tc>
          <w:tcPr>
            <w:tcW w:w="8100" w:type="dxa"/>
          </w:tcPr>
          <w:p w14:paraId="413BB6DA" w14:textId="77777777" w:rsidR="00D919EF" w:rsidRDefault="00D919EF" w:rsidP="000447A4">
            <w:r>
              <w:t>Start on the Grand Gap Loop (part of the John Muir Trail - these hikes share a name at this point). Head counterclockwise on the loop trail; the other direction is a much longer way to the overlook.</w:t>
            </w:r>
          </w:p>
        </w:tc>
      </w:tr>
      <w:tr w:rsidR="00D919EF" w14:paraId="295F94CE" w14:textId="77777777" w:rsidTr="000447A4">
        <w:tc>
          <w:tcPr>
            <w:tcW w:w="1260" w:type="dxa"/>
          </w:tcPr>
          <w:p w14:paraId="53B220A6" w14:textId="77777777" w:rsidR="00D919EF" w:rsidRDefault="00D919EF" w:rsidP="000447A4">
            <w:r>
              <w:t>0.85</w:t>
            </w:r>
          </w:p>
        </w:tc>
        <w:tc>
          <w:tcPr>
            <w:tcW w:w="8100" w:type="dxa"/>
          </w:tcPr>
          <w:p w14:paraId="739B56D8" w14:textId="77777777" w:rsidR="00D919EF" w:rsidRDefault="00D919EF" w:rsidP="000447A4">
            <w:r>
              <w:t>Grave site.</w:t>
            </w:r>
          </w:p>
        </w:tc>
      </w:tr>
      <w:tr w:rsidR="00D919EF" w14:paraId="2EE8C5AC" w14:textId="77777777" w:rsidTr="000447A4">
        <w:tc>
          <w:tcPr>
            <w:tcW w:w="1260" w:type="dxa"/>
          </w:tcPr>
          <w:p w14:paraId="52DC71BC" w14:textId="77777777" w:rsidR="00D919EF" w:rsidRDefault="00D919EF" w:rsidP="000447A4">
            <w:r>
              <w:lastRenderedPageBreak/>
              <w:t>1.0</w:t>
            </w:r>
          </w:p>
        </w:tc>
        <w:tc>
          <w:tcPr>
            <w:tcW w:w="8100" w:type="dxa"/>
          </w:tcPr>
          <w:p w14:paraId="6E041D66" w14:textId="77777777" w:rsidR="00D919EF" w:rsidRDefault="00D919EF" w:rsidP="000447A4">
            <w:r>
              <w:t>Descend gently toward the overlook.</w:t>
            </w:r>
          </w:p>
        </w:tc>
      </w:tr>
      <w:tr w:rsidR="00D919EF" w14:paraId="4D94AEB7" w14:textId="77777777" w:rsidTr="000447A4">
        <w:tc>
          <w:tcPr>
            <w:tcW w:w="1260" w:type="dxa"/>
          </w:tcPr>
          <w:p w14:paraId="32F41574" w14:textId="77777777" w:rsidR="00D919EF" w:rsidRDefault="00D919EF" w:rsidP="000447A4">
            <w:r>
              <w:t>1.4</w:t>
            </w:r>
          </w:p>
        </w:tc>
        <w:tc>
          <w:tcPr>
            <w:tcW w:w="8100" w:type="dxa"/>
          </w:tcPr>
          <w:p w14:paraId="58E7BEEF" w14:textId="77777777" w:rsidR="00D919EF" w:rsidRDefault="00D919EF" w:rsidP="000447A4">
            <w:r>
              <w:t>Overlook. Rest and picnic at the large rocky overlook atop the Big South Fork and Angel Falls. Then, turn around to return to the start.</w:t>
            </w:r>
          </w:p>
        </w:tc>
      </w:tr>
      <w:tr w:rsidR="00D919EF" w14:paraId="427759A6" w14:textId="77777777" w:rsidTr="000447A4">
        <w:tc>
          <w:tcPr>
            <w:tcW w:w="1260" w:type="dxa"/>
          </w:tcPr>
          <w:p w14:paraId="5BFF7ECA" w14:textId="77777777" w:rsidR="00D919EF" w:rsidRDefault="00D919EF" w:rsidP="000447A4">
            <w:r>
              <w:t>2.8</w:t>
            </w:r>
          </w:p>
        </w:tc>
        <w:tc>
          <w:tcPr>
            <w:tcW w:w="8100" w:type="dxa"/>
          </w:tcPr>
          <w:p w14:paraId="24B86971" w14:textId="77777777" w:rsidR="00D919EF" w:rsidRDefault="00D919EF" w:rsidP="000447A4">
            <w:r>
              <w:t>Trailhead.</w:t>
            </w:r>
          </w:p>
          <w:p w14:paraId="73B00331" w14:textId="77777777" w:rsidR="000447A4" w:rsidRDefault="000447A4" w:rsidP="000447A4"/>
        </w:tc>
      </w:tr>
    </w:tbl>
    <w:p w14:paraId="77B70FE4" w14:textId="77777777" w:rsidR="00D919EF" w:rsidRDefault="00D919EF" w:rsidP="000447A4">
      <w:pPr>
        <w:pStyle w:val="A-Head"/>
      </w:pPr>
      <w:r>
        <w:t>Nearby</w:t>
      </w:r>
    </w:p>
    <w:p w14:paraId="44E98ED2" w14:textId="77777777" w:rsidR="00D919EF" w:rsidRDefault="00D919EF" w:rsidP="000447A4">
      <w:r w:rsidRPr="000447A4">
        <w:rPr>
          <w:rStyle w:val="bold1"/>
        </w:rPr>
        <w:t>Stop by Bandy Creek.</w:t>
      </w:r>
      <w:r>
        <w:t xml:space="preserve"> Check out the Bandy Creek chapter for more details.</w:t>
      </w:r>
    </w:p>
    <w:p w14:paraId="4F18E4D5" w14:textId="77777777" w:rsidR="00D919EF" w:rsidRDefault="00D919EF" w:rsidP="000447A4">
      <w:r w:rsidRPr="000447A4">
        <w:rPr>
          <w:rStyle w:val="bold1"/>
        </w:rPr>
        <w:t>Hike the Angel Falls Trail—and others.</w:t>
      </w:r>
      <w:r>
        <w:t xml:space="preserve"> The Angel Falls Trail—not to be mistaken with the trail taken to the overlook featured in this hike—starts at the parking area beside the Leatherwood Ford Bridge. It follows the Big South Fork River to conclude with a close-up view of Angel Falls, but without the vista from the overlook. Also, the Big South Fork National River and Recreation Area has more than 300 miles of trails.</w:t>
      </w:r>
    </w:p>
    <w:bookmarkEnd w:id="69"/>
    <w:p w14:paraId="28FB22CE" w14:textId="52B02F94" w:rsidR="00D919EF" w:rsidRDefault="00D919EF">
      <w:r>
        <w:br w:type="page"/>
      </w:r>
    </w:p>
    <w:p w14:paraId="17F47FED" w14:textId="758CD5F1" w:rsidR="00D919EF" w:rsidRDefault="00D919EF" w:rsidP="000447A4">
      <w:pPr>
        <w:pStyle w:val="ChapterTitle"/>
      </w:pPr>
      <w:bookmarkStart w:id="70" w:name="trail-19-honey-creek"/>
      <w:r>
        <w:lastRenderedPageBreak/>
        <w:t>Honey Creek</w:t>
      </w:r>
    </w:p>
    <w:p w14:paraId="19DC59FA" w14:textId="77777777" w:rsidR="00D919EF" w:rsidRPr="000447A4" w:rsidRDefault="00D919EF" w:rsidP="000447A4">
      <w:pPr>
        <w:rPr>
          <w:rStyle w:val="bold1"/>
        </w:rPr>
      </w:pPr>
      <w:r w:rsidRPr="000447A4">
        <w:rPr>
          <w:rStyle w:val="bold1"/>
        </w:rPr>
        <w:t>Figures included in this chapter:</w:t>
      </w:r>
    </w:p>
    <w:p w14:paraId="35748C1C" w14:textId="77777777" w:rsidR="00D919EF" w:rsidRDefault="00D919EF" w:rsidP="000447A4">
      <w:r>
        <w:t>trail-20-figure-01.jpg</w:t>
      </w:r>
    </w:p>
    <w:p w14:paraId="532FE22A" w14:textId="77777777" w:rsidR="00D919EF" w:rsidRDefault="00D919EF" w:rsidP="000447A4">
      <w:r>
        <w:t>trail-20-map.jpeg</w:t>
      </w:r>
    </w:p>
    <w:p w14:paraId="6F0456D9" w14:textId="481A40AE" w:rsidR="00D919EF" w:rsidRDefault="000447A4" w:rsidP="000447A4">
      <w:r>
        <w:t xml:space="preserve">4.7 </w:t>
      </w:r>
      <w:r w:rsidR="00D919EF">
        <w:t>honey creek sign.jpg</w:t>
      </w:r>
    </w:p>
    <w:p w14:paraId="1484AAC3" w14:textId="1E689C61" w:rsidR="00D919EF" w:rsidRDefault="000447A4" w:rsidP="000447A4">
      <w:r>
        <w:t xml:space="preserve">4.8 </w:t>
      </w:r>
      <w:r w:rsidR="00D919EF">
        <w:t>jonah ladder honey creek.jpg</w:t>
      </w:r>
    </w:p>
    <w:p w14:paraId="4097ABEB" w14:textId="77777777" w:rsidR="00D919EF" w:rsidRDefault="00D919EF" w:rsidP="000447A4">
      <w:pPr>
        <w:pStyle w:val="A-Head"/>
      </w:pPr>
      <w:r>
        <w:t>Overview</w:t>
      </w:r>
    </w:p>
    <w:p w14:paraId="15AB2F3D" w14:textId="77777777" w:rsidR="00D919EF" w:rsidRDefault="00D919EF" w:rsidP="000447A4">
      <w:r>
        <w:t xml:space="preserve">This hike is unreal! This trail features rope ladders, wooden ladders, gigantic sandstone walls, a scenic overlook, a trail that traverses </w:t>
      </w:r>
      <w:r w:rsidRPr="000447A4">
        <w:rPr>
          <w:rStyle w:val="ital1"/>
        </w:rPr>
        <w:t>up</w:t>
      </w:r>
      <w:r>
        <w:t xml:space="preserve"> a river, and boulders you crawl over and through. It’s spectacular and challenging. This is a memorable trail that exemplifies what makes the Cumberland Plateau region such a worthy complement to the Great Smoky Mountains National Park. Younger children may be able to hike the first half (traveling counterclockwise from the trailhead); you can walk the road back to the trailhead. The second half of the trail contains more challenging (but very beautiful) sections. Still, it’s hard – probably the most difficult for most in this book, making it best for the older kiddo hiker. Oh, and you will definitely want to be prepared to get your feet wet on this hike!</w:t>
      </w:r>
    </w:p>
    <w:p w14:paraId="04D01F28" w14:textId="77777777" w:rsidR="000447A4" w:rsidRDefault="000447A4" w:rsidP="000447A4"/>
    <w:p w14:paraId="633FFAF8" w14:textId="77777777" w:rsidR="00D919EF" w:rsidRDefault="00D919EF" w:rsidP="000447A4">
      <w:pPr>
        <w:pStyle w:val="A-Head"/>
      </w:pPr>
      <w:r>
        <w:t>Key Characteristics</w:t>
      </w:r>
    </w:p>
    <w:tbl>
      <w:tblPr>
        <w:tblStyle w:val="Table"/>
        <w:tblW w:w="0" w:type="auto"/>
        <w:tblLook w:val="0020" w:firstRow="1" w:lastRow="0" w:firstColumn="0" w:lastColumn="0" w:noHBand="0" w:noVBand="0"/>
      </w:tblPr>
      <w:tblGrid>
        <w:gridCol w:w="2978"/>
        <w:gridCol w:w="3535"/>
      </w:tblGrid>
      <w:tr w:rsidR="00D919EF" w14:paraId="0D1174FE" w14:textId="77777777" w:rsidTr="008A2B12">
        <w:trPr>
          <w:cnfStyle w:val="100000000000" w:firstRow="1" w:lastRow="0" w:firstColumn="0" w:lastColumn="0" w:oddVBand="0" w:evenVBand="0" w:oddHBand="0" w:evenHBand="0" w:firstRowFirstColumn="0" w:firstRowLastColumn="0" w:lastRowFirstColumn="0" w:lastRowLastColumn="0"/>
          <w:tblHeader/>
        </w:trPr>
        <w:tc>
          <w:tcPr>
            <w:tcW w:w="0" w:type="auto"/>
          </w:tcPr>
          <w:p w14:paraId="288BE4B2" w14:textId="77777777" w:rsidR="00D919EF" w:rsidRPr="000447A4" w:rsidRDefault="00D919EF" w:rsidP="000447A4">
            <w:pPr>
              <w:rPr>
                <w:rStyle w:val="bold1"/>
              </w:rPr>
            </w:pPr>
            <w:r w:rsidRPr="000447A4">
              <w:rPr>
                <w:rStyle w:val="bold1"/>
              </w:rPr>
              <w:t>Characteristic</w:t>
            </w:r>
          </w:p>
        </w:tc>
        <w:tc>
          <w:tcPr>
            <w:tcW w:w="0" w:type="auto"/>
          </w:tcPr>
          <w:p w14:paraId="19D14A06" w14:textId="77777777" w:rsidR="00D919EF" w:rsidRPr="000447A4" w:rsidRDefault="00D919EF" w:rsidP="000447A4">
            <w:pPr>
              <w:rPr>
                <w:rStyle w:val="bold1"/>
              </w:rPr>
            </w:pPr>
            <w:r w:rsidRPr="000447A4">
              <w:rPr>
                <w:rStyle w:val="bold1"/>
              </w:rPr>
              <w:t>Details</w:t>
            </w:r>
          </w:p>
        </w:tc>
      </w:tr>
      <w:tr w:rsidR="00D919EF" w14:paraId="661003D5" w14:textId="77777777">
        <w:tc>
          <w:tcPr>
            <w:tcW w:w="0" w:type="auto"/>
          </w:tcPr>
          <w:p w14:paraId="71C1D936" w14:textId="77777777" w:rsidR="00D919EF" w:rsidRDefault="00D919EF" w:rsidP="000447A4">
            <w:r>
              <w:t>Time from Knoxville</w:t>
            </w:r>
          </w:p>
        </w:tc>
        <w:tc>
          <w:tcPr>
            <w:tcW w:w="0" w:type="auto"/>
          </w:tcPr>
          <w:p w14:paraId="34B6DB83" w14:textId="77777777" w:rsidR="00D919EF" w:rsidRDefault="00D919EF" w:rsidP="000447A4">
            <w:r>
              <w:t>1 hr 30 mins</w:t>
            </w:r>
          </w:p>
        </w:tc>
      </w:tr>
      <w:tr w:rsidR="00D919EF" w14:paraId="7B11CDE7" w14:textId="77777777">
        <w:tc>
          <w:tcPr>
            <w:tcW w:w="0" w:type="auto"/>
          </w:tcPr>
          <w:p w14:paraId="0F6FFB04" w14:textId="77777777" w:rsidR="00D919EF" w:rsidRDefault="00D919EF" w:rsidP="000447A4">
            <w:r>
              <w:t>Trail Distance (Miles)</w:t>
            </w:r>
          </w:p>
        </w:tc>
        <w:tc>
          <w:tcPr>
            <w:tcW w:w="0" w:type="auto"/>
          </w:tcPr>
          <w:p w14:paraId="55FD8CDD" w14:textId="77777777" w:rsidR="00D919EF" w:rsidRDefault="00D919EF" w:rsidP="000447A4">
            <w:r>
              <w:t>4.4</w:t>
            </w:r>
          </w:p>
        </w:tc>
      </w:tr>
      <w:tr w:rsidR="00D919EF" w14:paraId="6FE43F57" w14:textId="77777777">
        <w:tc>
          <w:tcPr>
            <w:tcW w:w="0" w:type="auto"/>
          </w:tcPr>
          <w:p w14:paraId="75150C07" w14:textId="77777777" w:rsidR="00D919EF" w:rsidRDefault="00D919EF" w:rsidP="000447A4">
            <w:r>
              <w:lastRenderedPageBreak/>
              <w:t>Elevation Change</w:t>
            </w:r>
          </w:p>
        </w:tc>
        <w:tc>
          <w:tcPr>
            <w:tcW w:w="0" w:type="auto"/>
          </w:tcPr>
          <w:p w14:paraId="437B6526" w14:textId="77777777" w:rsidR="00D919EF" w:rsidRDefault="00D919EF" w:rsidP="000447A4">
            <w:r>
              <w:t>Steep</w:t>
            </w:r>
          </w:p>
        </w:tc>
      </w:tr>
      <w:tr w:rsidR="00D919EF" w14:paraId="03BD9A20" w14:textId="77777777">
        <w:tc>
          <w:tcPr>
            <w:tcW w:w="0" w:type="auto"/>
          </w:tcPr>
          <w:p w14:paraId="225ED2F6" w14:textId="77777777" w:rsidR="00D919EF" w:rsidRDefault="00D919EF" w:rsidP="000447A4">
            <w:r>
              <w:t>Pets</w:t>
            </w:r>
          </w:p>
        </w:tc>
        <w:tc>
          <w:tcPr>
            <w:tcW w:w="0" w:type="auto"/>
          </w:tcPr>
          <w:p w14:paraId="2ACFDF7D" w14:textId="77777777" w:rsidR="00D919EF" w:rsidRDefault="00D919EF" w:rsidP="000447A4">
            <w:r>
              <w:t>Not Allowed</w:t>
            </w:r>
          </w:p>
        </w:tc>
      </w:tr>
      <w:tr w:rsidR="00D919EF" w14:paraId="570709EB" w14:textId="77777777">
        <w:tc>
          <w:tcPr>
            <w:tcW w:w="0" w:type="auto"/>
          </w:tcPr>
          <w:p w14:paraId="1BCE7DB1" w14:textId="77777777" w:rsidR="00D919EF" w:rsidRDefault="00D919EF" w:rsidP="000447A4">
            <w:r>
              <w:t>Parking Pass/Entrance Fee</w:t>
            </w:r>
          </w:p>
        </w:tc>
        <w:tc>
          <w:tcPr>
            <w:tcW w:w="0" w:type="auto"/>
          </w:tcPr>
          <w:p w14:paraId="5BB8AE64" w14:textId="77777777" w:rsidR="00D919EF" w:rsidRDefault="00D919EF" w:rsidP="000447A4">
            <w:r>
              <w:t>Required</w:t>
            </w:r>
          </w:p>
        </w:tc>
      </w:tr>
      <w:tr w:rsidR="00D919EF" w14:paraId="3351AA5C" w14:textId="77777777">
        <w:tc>
          <w:tcPr>
            <w:tcW w:w="0" w:type="auto"/>
          </w:tcPr>
          <w:p w14:paraId="4414632C" w14:textId="77777777" w:rsidR="00D919EF" w:rsidRDefault="00D919EF" w:rsidP="000447A4">
            <w:r>
              <w:t>Restroom(s)</w:t>
            </w:r>
          </w:p>
        </w:tc>
        <w:tc>
          <w:tcPr>
            <w:tcW w:w="0" w:type="auto"/>
          </w:tcPr>
          <w:p w14:paraId="5D2D70EA" w14:textId="77777777" w:rsidR="00D919EF" w:rsidRDefault="00D919EF" w:rsidP="000447A4">
            <w:r>
              <w:t>No</w:t>
            </w:r>
          </w:p>
        </w:tc>
      </w:tr>
      <w:tr w:rsidR="00D919EF" w14:paraId="0F4EA3D0" w14:textId="77777777">
        <w:tc>
          <w:tcPr>
            <w:tcW w:w="0" w:type="auto"/>
          </w:tcPr>
          <w:p w14:paraId="5F014DBB" w14:textId="77777777" w:rsidR="00D919EF" w:rsidRDefault="00D919EF" w:rsidP="000447A4">
            <w:r>
              <w:t>Best Ages</w:t>
            </w:r>
          </w:p>
        </w:tc>
        <w:tc>
          <w:tcPr>
            <w:tcW w:w="0" w:type="auto"/>
          </w:tcPr>
          <w:p w14:paraId="500FF59F" w14:textId="77777777" w:rsidR="00D919EF" w:rsidRDefault="00D919EF" w:rsidP="000447A4">
            <w:r>
              <w:t>Big kids and Pre-teens and older</w:t>
            </w:r>
          </w:p>
        </w:tc>
      </w:tr>
      <w:tr w:rsidR="00D919EF" w14:paraId="611FD768" w14:textId="77777777">
        <w:tc>
          <w:tcPr>
            <w:tcW w:w="0" w:type="auto"/>
          </w:tcPr>
          <w:p w14:paraId="56EF2E3D" w14:textId="77777777" w:rsidR="00D919EF" w:rsidRDefault="00D919EF" w:rsidP="000447A4">
            <w:r>
              <w:t>Accessibility</w:t>
            </w:r>
          </w:p>
        </w:tc>
        <w:tc>
          <w:tcPr>
            <w:tcW w:w="0" w:type="auto"/>
          </w:tcPr>
          <w:p w14:paraId="30CDC589" w14:textId="77777777" w:rsidR="00D919EF" w:rsidRDefault="00D919EF" w:rsidP="000447A4">
            <w:r>
              <w:t>Not accessible</w:t>
            </w:r>
          </w:p>
        </w:tc>
      </w:tr>
    </w:tbl>
    <w:p w14:paraId="4538CFBC" w14:textId="77777777" w:rsidR="000447A4" w:rsidRDefault="000447A4">
      <w:pPr>
        <w:pStyle w:val="Heading3"/>
      </w:pPr>
    </w:p>
    <w:p w14:paraId="1D97AB4B" w14:textId="07D30378" w:rsidR="00D919EF" w:rsidRDefault="00D919EF" w:rsidP="000447A4">
      <w:pPr>
        <w:pStyle w:val="A-Head"/>
      </w:pPr>
      <w:r>
        <w:t>Directions to the Trailhead</w:t>
      </w:r>
    </w:p>
    <w:p w14:paraId="5E930F0C" w14:textId="77777777" w:rsidR="00D919EF" w:rsidRDefault="00D919EF" w:rsidP="000447A4">
      <w:r>
        <w:t>Trailhead Address: Honey Creek Trailhead and Parking Area, C8CX+G7 Allardt, Tennessee</w:t>
      </w:r>
    </w:p>
    <w:p w14:paraId="4AB51F0B" w14:textId="77777777" w:rsidR="00D919EF" w:rsidRDefault="00D919EF" w:rsidP="000447A4">
      <w:r>
        <w:t>Trailhead GPS Coordinates: 36.42123, -84.65180</w:t>
      </w:r>
    </w:p>
    <w:p w14:paraId="2174C11D" w14:textId="77777777" w:rsidR="00D919EF" w:rsidRDefault="00D919EF" w:rsidP="000447A4">
      <w:pPr>
        <w:ind w:firstLine="720"/>
      </w:pPr>
      <w:r>
        <w:t>Navigate to the Honey Creek Trailhead. Note that there is also a Honey Creek Overlook, which is the incorrect start for this hike. The above address uses a Google Maps “Plus” code in lieu of a street address for this trailhead; it only works in Google Maps.</w:t>
      </w:r>
    </w:p>
    <w:p w14:paraId="17214064" w14:textId="77777777" w:rsidR="00D919EF" w:rsidRDefault="00D919EF" w:rsidP="000447A4">
      <w:pPr>
        <w:ind w:firstLine="720"/>
      </w:pPr>
      <w:r>
        <w:t>Park in one of the many spots at the trailhead. The trail begins slightly past the trailhead, on the other side of the road from the large signpost for the trailhead, slightly up the road. Look for the Honey Creek Loop Trail sign.</w:t>
      </w:r>
    </w:p>
    <w:p w14:paraId="155B4E73" w14:textId="77777777" w:rsidR="000447A4" w:rsidRDefault="000447A4" w:rsidP="000447A4">
      <w:pPr>
        <w:ind w:firstLine="720"/>
      </w:pPr>
    </w:p>
    <w:p w14:paraId="71B00169" w14:textId="77777777" w:rsidR="00D919EF" w:rsidRDefault="00D919EF" w:rsidP="000447A4">
      <w:pPr>
        <w:pStyle w:val="A-Head"/>
      </w:pPr>
      <w:r>
        <w:t>Trail Description</w:t>
      </w:r>
    </w:p>
    <w:tbl>
      <w:tblPr>
        <w:tblStyle w:val="Table"/>
        <w:tblW w:w="5000" w:type="pct"/>
        <w:tblLayout w:type="fixed"/>
        <w:tblLook w:val="0020" w:firstRow="1" w:lastRow="0" w:firstColumn="0" w:lastColumn="0" w:noHBand="0" w:noVBand="0"/>
      </w:tblPr>
      <w:tblGrid>
        <w:gridCol w:w="2080"/>
        <w:gridCol w:w="7280"/>
      </w:tblGrid>
      <w:tr w:rsidR="00D919EF" w14:paraId="57D05A25" w14:textId="77777777" w:rsidTr="008A2B12">
        <w:trPr>
          <w:cnfStyle w:val="100000000000" w:firstRow="1" w:lastRow="0" w:firstColumn="0" w:lastColumn="0" w:oddVBand="0" w:evenVBand="0" w:oddHBand="0" w:evenHBand="0" w:firstRowFirstColumn="0" w:firstRowLastColumn="0" w:lastRowFirstColumn="0" w:lastRowLastColumn="0"/>
          <w:tblHeader/>
        </w:trPr>
        <w:tc>
          <w:tcPr>
            <w:tcW w:w="1760" w:type="dxa"/>
          </w:tcPr>
          <w:p w14:paraId="0833051F" w14:textId="77777777" w:rsidR="00D919EF" w:rsidRPr="000447A4" w:rsidRDefault="00D919EF" w:rsidP="000447A4">
            <w:pPr>
              <w:rPr>
                <w:rStyle w:val="bold1"/>
              </w:rPr>
            </w:pPr>
            <w:r w:rsidRPr="000447A4">
              <w:rPr>
                <w:rStyle w:val="bold1"/>
              </w:rPr>
              <w:lastRenderedPageBreak/>
              <w:t>Distance from Start</w:t>
            </w:r>
          </w:p>
        </w:tc>
        <w:tc>
          <w:tcPr>
            <w:tcW w:w="6160" w:type="dxa"/>
          </w:tcPr>
          <w:p w14:paraId="28582000" w14:textId="77777777" w:rsidR="00D919EF" w:rsidRPr="000447A4" w:rsidRDefault="00D919EF" w:rsidP="000447A4">
            <w:pPr>
              <w:rPr>
                <w:rStyle w:val="bold1"/>
              </w:rPr>
            </w:pPr>
            <w:r w:rsidRPr="000447A4">
              <w:rPr>
                <w:rStyle w:val="bold1"/>
              </w:rPr>
              <w:t>Description</w:t>
            </w:r>
          </w:p>
        </w:tc>
      </w:tr>
      <w:tr w:rsidR="00D919EF" w14:paraId="798C0F07" w14:textId="77777777">
        <w:tc>
          <w:tcPr>
            <w:tcW w:w="1760" w:type="dxa"/>
          </w:tcPr>
          <w:p w14:paraId="6F1F157B" w14:textId="77777777" w:rsidR="00D919EF" w:rsidRDefault="00D919EF" w:rsidP="000447A4">
            <w:r>
              <w:t>0.0</w:t>
            </w:r>
          </w:p>
        </w:tc>
        <w:tc>
          <w:tcPr>
            <w:tcW w:w="6160" w:type="dxa"/>
          </w:tcPr>
          <w:p w14:paraId="1687F9EF" w14:textId="77777777" w:rsidR="00D919EF" w:rsidRDefault="00D919EF" w:rsidP="000447A4">
            <w:r>
              <w:t>Start on the Honey Creek Loop Trail. Gently wind through the densely wooded forest.</w:t>
            </w:r>
          </w:p>
        </w:tc>
      </w:tr>
      <w:tr w:rsidR="00D919EF" w14:paraId="63971CE8" w14:textId="77777777">
        <w:tc>
          <w:tcPr>
            <w:tcW w:w="1760" w:type="dxa"/>
          </w:tcPr>
          <w:p w14:paraId="0D296B25" w14:textId="77777777" w:rsidR="00D919EF" w:rsidRDefault="00D919EF" w:rsidP="000447A4">
            <w:r>
              <w:t>0.2</w:t>
            </w:r>
          </w:p>
        </w:tc>
        <w:tc>
          <w:tcPr>
            <w:tcW w:w="6160" w:type="dxa"/>
          </w:tcPr>
          <w:p w14:paraId="090017A0" w14:textId="77777777" w:rsidR="00D919EF" w:rsidRDefault="00D919EF" w:rsidP="000447A4">
            <w:r>
              <w:t>Gently, then more steeply, descend through the woods.</w:t>
            </w:r>
          </w:p>
        </w:tc>
      </w:tr>
      <w:tr w:rsidR="00D919EF" w14:paraId="138F9D90" w14:textId="77777777">
        <w:tc>
          <w:tcPr>
            <w:tcW w:w="1760" w:type="dxa"/>
          </w:tcPr>
          <w:p w14:paraId="373CCA92" w14:textId="77777777" w:rsidR="00D919EF" w:rsidRDefault="00D919EF" w:rsidP="000447A4">
            <w:r>
              <w:t>0.9</w:t>
            </w:r>
          </w:p>
        </w:tc>
        <w:tc>
          <w:tcPr>
            <w:tcW w:w="6160" w:type="dxa"/>
          </w:tcPr>
          <w:p w14:paraId="32341829" w14:textId="77777777" w:rsidR="00D919EF" w:rsidRDefault="00D919EF" w:rsidP="000447A4">
            <w:r>
              <w:t>Rope ladder.</w:t>
            </w:r>
          </w:p>
        </w:tc>
      </w:tr>
      <w:tr w:rsidR="00D919EF" w14:paraId="17896925" w14:textId="77777777">
        <w:tc>
          <w:tcPr>
            <w:tcW w:w="1760" w:type="dxa"/>
          </w:tcPr>
          <w:p w14:paraId="079C476D" w14:textId="77777777" w:rsidR="00D919EF" w:rsidRDefault="00D919EF" w:rsidP="000447A4">
            <w:r>
              <w:t>1.05</w:t>
            </w:r>
          </w:p>
        </w:tc>
        <w:tc>
          <w:tcPr>
            <w:tcW w:w="6160" w:type="dxa"/>
          </w:tcPr>
          <w:p w14:paraId="116CD739" w14:textId="77777777" w:rsidR="00D919EF" w:rsidRDefault="00D919EF" w:rsidP="000447A4">
            <w:r>
              <w:t>Enter the section with high cliff walls along the left of the trail.</w:t>
            </w:r>
          </w:p>
        </w:tc>
      </w:tr>
      <w:tr w:rsidR="00D919EF" w14:paraId="0DC46CB6" w14:textId="77777777">
        <w:tc>
          <w:tcPr>
            <w:tcW w:w="1760" w:type="dxa"/>
          </w:tcPr>
          <w:p w14:paraId="0D937634" w14:textId="77777777" w:rsidR="00D919EF" w:rsidRDefault="00D919EF" w:rsidP="000447A4">
            <w:r>
              <w:t>1.35</w:t>
            </w:r>
          </w:p>
        </w:tc>
        <w:tc>
          <w:tcPr>
            <w:tcW w:w="6160" w:type="dxa"/>
          </w:tcPr>
          <w:p w14:paraId="6D2A607C" w14:textId="77777777" w:rsidR="00D919EF" w:rsidRDefault="00D919EF" w:rsidP="000447A4">
            <w:r>
              <w:t>Trail splits to the left to head to the overlook. Ladders.</w:t>
            </w:r>
          </w:p>
        </w:tc>
      </w:tr>
      <w:tr w:rsidR="00D919EF" w14:paraId="30A838A0" w14:textId="77777777">
        <w:tc>
          <w:tcPr>
            <w:tcW w:w="1760" w:type="dxa"/>
          </w:tcPr>
          <w:p w14:paraId="438B38BD" w14:textId="77777777" w:rsidR="00D919EF" w:rsidRDefault="00D919EF" w:rsidP="000447A4">
            <w:r>
              <w:t>1.45</w:t>
            </w:r>
          </w:p>
        </w:tc>
        <w:tc>
          <w:tcPr>
            <w:tcW w:w="6160" w:type="dxa"/>
          </w:tcPr>
          <w:p w14:paraId="4F0C9475" w14:textId="77777777" w:rsidR="00D919EF" w:rsidRDefault="00D919EF" w:rsidP="000447A4">
            <w:r>
              <w:t>Overlook. After stopping at the overlook, head back down to resume the trail by turning left at the trail juncture. Or, optionally, walk the road back 0.8 miles to the parking area and trailhead.</w:t>
            </w:r>
          </w:p>
        </w:tc>
      </w:tr>
      <w:tr w:rsidR="00D919EF" w14:paraId="06AF2CCC" w14:textId="77777777">
        <w:tc>
          <w:tcPr>
            <w:tcW w:w="1760" w:type="dxa"/>
          </w:tcPr>
          <w:p w14:paraId="40913016" w14:textId="77777777" w:rsidR="00D919EF" w:rsidRDefault="00D919EF" w:rsidP="000447A4">
            <w:r>
              <w:t>1.75</w:t>
            </w:r>
          </w:p>
        </w:tc>
        <w:tc>
          <w:tcPr>
            <w:tcW w:w="6160" w:type="dxa"/>
          </w:tcPr>
          <w:p w14:paraId="1CEE8D4B" w14:textId="77777777" w:rsidR="00D919EF" w:rsidRDefault="00D919EF" w:rsidP="000447A4">
            <w:r>
              <w:t>Trail turns up into Honey Creek. Look for the green symbol with two hikers as a guide to follow the trail; in places, you’ll walk through the creek and through crevices and cracks in giant boulders!</w:t>
            </w:r>
          </w:p>
        </w:tc>
      </w:tr>
      <w:tr w:rsidR="00D919EF" w14:paraId="66E56C86" w14:textId="77777777">
        <w:tc>
          <w:tcPr>
            <w:tcW w:w="1760" w:type="dxa"/>
          </w:tcPr>
          <w:p w14:paraId="09564A95" w14:textId="77777777" w:rsidR="00D919EF" w:rsidRDefault="00D919EF" w:rsidP="000447A4">
            <w:r>
              <w:t>2.25</w:t>
            </w:r>
          </w:p>
        </w:tc>
        <w:tc>
          <w:tcPr>
            <w:tcW w:w="6160" w:type="dxa"/>
          </w:tcPr>
          <w:p w14:paraId="4E77D9A5" w14:textId="77777777" w:rsidR="00D919EF" w:rsidRDefault="00D919EF" w:rsidP="000447A4">
            <w:r>
              <w:t>Head up and away from the creek.</w:t>
            </w:r>
          </w:p>
        </w:tc>
      </w:tr>
      <w:tr w:rsidR="00D919EF" w14:paraId="744431A4" w14:textId="77777777">
        <w:tc>
          <w:tcPr>
            <w:tcW w:w="1760" w:type="dxa"/>
          </w:tcPr>
          <w:p w14:paraId="0A814BDE" w14:textId="77777777" w:rsidR="00D919EF" w:rsidRDefault="00D919EF" w:rsidP="000447A4">
            <w:r>
              <w:t>2.75</w:t>
            </w:r>
          </w:p>
        </w:tc>
        <w:tc>
          <w:tcPr>
            <w:tcW w:w="6160" w:type="dxa"/>
          </w:tcPr>
          <w:p w14:paraId="1D482871" w14:textId="77777777" w:rsidR="00D919EF" w:rsidRDefault="00D919EF" w:rsidP="000447A4">
            <w:r>
              <w:t>Wind through and around huge boulders and rocks. Continue to look for the green trail symbols.</w:t>
            </w:r>
          </w:p>
        </w:tc>
      </w:tr>
      <w:tr w:rsidR="00D919EF" w14:paraId="77552B71" w14:textId="77777777">
        <w:tc>
          <w:tcPr>
            <w:tcW w:w="1760" w:type="dxa"/>
          </w:tcPr>
          <w:p w14:paraId="7731626D" w14:textId="77777777" w:rsidR="00D919EF" w:rsidRDefault="00D919EF" w:rsidP="000447A4">
            <w:r>
              <w:t>3.0</w:t>
            </w:r>
          </w:p>
        </w:tc>
        <w:tc>
          <w:tcPr>
            <w:tcW w:w="6160" w:type="dxa"/>
          </w:tcPr>
          <w:p w14:paraId="3C99E78F" w14:textId="77777777" w:rsidR="00D919EF" w:rsidRDefault="00D919EF" w:rsidP="000447A4">
            <w:r>
              <w:t>Ice Castle Falls, a beautiful waterfall.</w:t>
            </w:r>
          </w:p>
        </w:tc>
      </w:tr>
      <w:tr w:rsidR="00D919EF" w14:paraId="4BCC55AD" w14:textId="77777777">
        <w:tc>
          <w:tcPr>
            <w:tcW w:w="1760" w:type="dxa"/>
          </w:tcPr>
          <w:p w14:paraId="19708DBB" w14:textId="77777777" w:rsidR="00D919EF" w:rsidRDefault="00D919EF" w:rsidP="000447A4">
            <w:r>
              <w:t>3.1</w:t>
            </w:r>
          </w:p>
        </w:tc>
        <w:tc>
          <w:tcPr>
            <w:tcW w:w="6160" w:type="dxa"/>
          </w:tcPr>
          <w:p w14:paraId="0DFA0632" w14:textId="77777777" w:rsidR="00D919EF" w:rsidRDefault="00D919EF" w:rsidP="000447A4">
            <w:r>
              <w:t>Gentle climb through a rocky, exposed section with different vegetation.</w:t>
            </w:r>
          </w:p>
        </w:tc>
      </w:tr>
      <w:tr w:rsidR="00D919EF" w14:paraId="49698ED6" w14:textId="77777777">
        <w:tc>
          <w:tcPr>
            <w:tcW w:w="1760" w:type="dxa"/>
          </w:tcPr>
          <w:p w14:paraId="78FF9972" w14:textId="77777777" w:rsidR="00D919EF" w:rsidRDefault="00D919EF" w:rsidP="000447A4">
            <w:r>
              <w:t>3.25</w:t>
            </w:r>
          </w:p>
        </w:tc>
        <w:tc>
          <w:tcPr>
            <w:tcW w:w="6160" w:type="dxa"/>
          </w:tcPr>
          <w:p w14:paraId="00AEB52F" w14:textId="77777777" w:rsidR="00D919EF" w:rsidRDefault="00D919EF" w:rsidP="000447A4">
            <w:r>
              <w:t>Short rope ladder.</w:t>
            </w:r>
          </w:p>
        </w:tc>
      </w:tr>
      <w:tr w:rsidR="00D919EF" w14:paraId="10A196EF" w14:textId="77777777">
        <w:tc>
          <w:tcPr>
            <w:tcW w:w="1760" w:type="dxa"/>
          </w:tcPr>
          <w:p w14:paraId="71997B83" w14:textId="77777777" w:rsidR="00D919EF" w:rsidRDefault="00D919EF" w:rsidP="000447A4">
            <w:r>
              <w:t>3.3</w:t>
            </w:r>
          </w:p>
        </w:tc>
        <w:tc>
          <w:tcPr>
            <w:tcW w:w="6160" w:type="dxa"/>
          </w:tcPr>
          <w:p w14:paraId="282438BE" w14:textId="77777777" w:rsidR="00D919EF" w:rsidRDefault="00D919EF" w:rsidP="000447A4">
            <w:r>
              <w:t>Trail levels out, then climbs back to the start and the trailhead.</w:t>
            </w:r>
          </w:p>
        </w:tc>
      </w:tr>
      <w:tr w:rsidR="00D919EF" w14:paraId="39ADE3FB" w14:textId="77777777">
        <w:tc>
          <w:tcPr>
            <w:tcW w:w="1760" w:type="dxa"/>
          </w:tcPr>
          <w:p w14:paraId="2228145C" w14:textId="77777777" w:rsidR="00D919EF" w:rsidRDefault="00D919EF" w:rsidP="000447A4">
            <w:r>
              <w:lastRenderedPageBreak/>
              <w:t>4.4</w:t>
            </w:r>
          </w:p>
        </w:tc>
        <w:tc>
          <w:tcPr>
            <w:tcW w:w="6160" w:type="dxa"/>
          </w:tcPr>
          <w:p w14:paraId="76A1D679" w14:textId="77777777" w:rsidR="00D919EF" w:rsidRDefault="00D919EF" w:rsidP="000447A4">
            <w:r>
              <w:t>Trailhead.</w:t>
            </w:r>
          </w:p>
        </w:tc>
      </w:tr>
    </w:tbl>
    <w:p w14:paraId="40210603" w14:textId="77777777" w:rsidR="000447A4" w:rsidRDefault="000447A4">
      <w:pPr>
        <w:pStyle w:val="Heading3"/>
      </w:pPr>
    </w:p>
    <w:p w14:paraId="5F0FEFF8" w14:textId="0869063D" w:rsidR="00D919EF" w:rsidRDefault="00D919EF" w:rsidP="000447A4">
      <w:pPr>
        <w:pStyle w:val="A-Head"/>
      </w:pPr>
      <w:r>
        <w:t>Nearby</w:t>
      </w:r>
    </w:p>
    <w:p w14:paraId="0175EA7E" w14:textId="77777777" w:rsidR="00D919EF" w:rsidRDefault="00D919EF" w:rsidP="000447A4">
      <w:r w:rsidRPr="000447A4">
        <w:rPr>
          <w:rStyle w:val="bold1"/>
        </w:rPr>
        <w:t>Grab a slushie!</w:t>
      </w:r>
      <w:r>
        <w:t xml:space="preserve"> This is one of the most remote—if not the most remote—hikes in this book. A favorite stop on the way back from Honey Creek is to quench our thirst by enjoying a slushie at the Pilot Travel Center (106 Comfort Ln, Pioneer, TN 37847) off exit 122 on I-75.</w:t>
      </w:r>
    </w:p>
    <w:bookmarkEnd w:id="70"/>
    <w:p w14:paraId="4C1E1E20" w14:textId="77777777" w:rsidR="00D919EF" w:rsidRDefault="00D919EF">
      <w:pPr>
        <w:pStyle w:val="BodyText"/>
      </w:pPr>
    </w:p>
    <w:sectPr w:rsidR="00D919EF">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Fulton, Samantha" w:date="2026-02-04T14:43:00Z" w:initials="FS">
    <w:p w14:paraId="4C6EE428" w14:textId="77777777" w:rsidR="000447A4" w:rsidRDefault="000447A4" w:rsidP="000447A4">
      <w:r>
        <w:rPr>
          <w:rStyle w:val="CommentReference"/>
        </w:rPr>
        <w:annotationRef/>
      </w:r>
      <w:r>
        <w:rPr>
          <w:sz w:val="20"/>
          <w:szCs w:val="20"/>
        </w:rPr>
        <w:t>AU: missing info</w:t>
      </w:r>
    </w:p>
  </w:comment>
  <w:comment w:id="26" w:author="Wells, Thomas" w:date="2026-02-09T11:20:00Z" w:initials="TW">
    <w:p w14:paraId="41FD718E" w14:textId="77777777" w:rsidR="00E059DB" w:rsidRDefault="00E059DB" w:rsidP="00E059DB">
      <w:r>
        <w:rPr>
          <w:rStyle w:val="CommentReference"/>
        </w:rPr>
        <w:annotationRef/>
      </w:r>
      <w:r>
        <w:rPr>
          <w:sz w:val="20"/>
          <w:szCs w:val="20"/>
        </w:rPr>
        <w:t>If the fee is none, we probably should say that or no fee.</w:t>
      </w:r>
    </w:p>
  </w:comment>
  <w:comment w:id="27" w:author="Rosenberg, Joshua" w:date="2026-04-10T15:29:00Z" w:initials="RJ">
    <w:p w14:paraId="1C65E809" w14:textId="77777777" w:rsidR="00F60B6E" w:rsidRDefault="00F60B6E" w:rsidP="00F60B6E">
      <w:r>
        <w:rPr>
          <w:rStyle w:val="CommentReference"/>
        </w:rPr>
        <w:annotationRef/>
      </w:r>
      <w:r>
        <w:rPr>
          <w:sz w:val="20"/>
          <w:szCs w:val="20"/>
        </w:rPr>
        <w:t>I think this was a formatting issue - should be "Not Required" which I think is fine/consistent with the others, right?</w:t>
      </w:r>
    </w:p>
  </w:comment>
  <w:comment w:id="51" w:author="Fulton, Samantha" w:date="2026-02-04T14:43:00Z" w:initials="FS">
    <w:p w14:paraId="51D28B98" w14:textId="125ED356" w:rsidR="000447A4" w:rsidRDefault="000447A4" w:rsidP="000447A4">
      <w:r>
        <w:rPr>
          <w:rStyle w:val="CommentReference"/>
        </w:rPr>
        <w:annotationRef/>
      </w:r>
      <w:r>
        <w:rPr>
          <w:sz w:val="20"/>
          <w:szCs w:val="20"/>
        </w:rPr>
        <w:t>AU: missing info</w:t>
      </w:r>
    </w:p>
  </w:comment>
  <w:comment w:id="52" w:author="Rosenberg, Joshua" w:date="2026-04-10T15:29:00Z" w:initials="RJ">
    <w:p w14:paraId="01B73D01" w14:textId="77777777" w:rsidR="00FA572C" w:rsidRDefault="00FA572C" w:rsidP="00FA572C">
      <w:r>
        <w:rPr>
          <w:rStyle w:val="CommentReference"/>
        </w:rPr>
        <w:annotationRef/>
      </w:r>
      <w:r>
        <w:rPr>
          <w:sz w:val="20"/>
          <w:szCs w:val="20"/>
        </w:rPr>
        <w:t>same as above - "Not Required" (formatting looked a little funky)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6EE428" w15:done="0"/>
  <w15:commentEx w15:paraId="41FD718E" w15:paraIdParent="4C6EE428" w15:done="0"/>
  <w15:commentEx w15:paraId="1C65E809" w15:paraIdParent="4C6EE428" w15:done="0"/>
  <w15:commentEx w15:paraId="51D28B98" w15:done="0"/>
  <w15:commentEx w15:paraId="01B73D01" w15:paraIdParent="51D28B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4F406" w16cex:dateUtc="2026-02-04T19:43:00Z"/>
  <w16cex:commentExtensible w16cex:durableId="443BEECF" w16cex:dateUtc="2026-02-09T16:20:00Z"/>
  <w16cex:commentExtensible w16cex:durableId="72203CE6" w16cex:dateUtc="2026-04-10T19:29:00Z"/>
  <w16cex:commentExtensible w16cex:durableId="7205ED0D" w16cex:dateUtc="2026-02-04T19:43:00Z"/>
  <w16cex:commentExtensible w16cex:durableId="2590DCA1" w16cex:dateUtc="2026-04-10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6EE428" w16cid:durableId="2C94F406"/>
  <w16cid:commentId w16cid:paraId="41FD718E" w16cid:durableId="443BEECF"/>
  <w16cid:commentId w16cid:paraId="1C65E809" w16cid:durableId="72203CE6"/>
  <w16cid:commentId w16cid:paraId="51D28B98" w16cid:durableId="7205ED0D"/>
  <w16cid:commentId w16cid:paraId="01B73D01" w16cid:durableId="2590DCA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6449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73223B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B5423A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49325940">
    <w:abstractNumId w:val="1"/>
  </w:num>
  <w:num w:numId="2" w16cid:durableId="1086993789">
    <w:abstractNumId w:val="2"/>
  </w:num>
  <w:num w:numId="3" w16cid:durableId="777721749">
    <w:abstractNumId w:val="0"/>
  </w:num>
  <w:num w:numId="4" w16cid:durableId="6321022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enberg, Joshua">
    <w15:presenceInfo w15:providerId="AD" w15:userId="S::jrosenb8@utk.edu::8f4a504e-a175-48f5-a165-553d01a57c44"/>
  </w15:person>
  <w15:person w15:author="Fulton, Samantha">
    <w15:presenceInfo w15:providerId="AD" w15:userId="S::sfulton5@vols.utk.edu::0a5b4ceb-597f-4d37-9c59-ee082ef24eb9"/>
  </w15:person>
  <w15:person w15:author="Wells, Thomas">
    <w15:presenceInfo w15:providerId="AD" w15:userId="S::twells@utk.edu::c41a3a17-9bb4-4399-b083-7ebb61b35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BC"/>
    <w:rsid w:val="00022D9F"/>
    <w:rsid w:val="000447A4"/>
    <w:rsid w:val="00065E26"/>
    <w:rsid w:val="00100B33"/>
    <w:rsid w:val="00165B35"/>
    <w:rsid w:val="001767F4"/>
    <w:rsid w:val="001E682E"/>
    <w:rsid w:val="002D72E0"/>
    <w:rsid w:val="002E198E"/>
    <w:rsid w:val="00303E37"/>
    <w:rsid w:val="00304DEE"/>
    <w:rsid w:val="00365490"/>
    <w:rsid w:val="004A7CD6"/>
    <w:rsid w:val="004C50C8"/>
    <w:rsid w:val="005134B0"/>
    <w:rsid w:val="005A66D9"/>
    <w:rsid w:val="005B1226"/>
    <w:rsid w:val="005E36BC"/>
    <w:rsid w:val="00627343"/>
    <w:rsid w:val="006C0161"/>
    <w:rsid w:val="00702889"/>
    <w:rsid w:val="008451C2"/>
    <w:rsid w:val="0085701D"/>
    <w:rsid w:val="008A58E7"/>
    <w:rsid w:val="008E7F9B"/>
    <w:rsid w:val="008F0B7B"/>
    <w:rsid w:val="009534BB"/>
    <w:rsid w:val="00956F1C"/>
    <w:rsid w:val="009F69BF"/>
    <w:rsid w:val="009F6CBE"/>
    <w:rsid w:val="00A50D82"/>
    <w:rsid w:val="00A80E65"/>
    <w:rsid w:val="00AA3A7B"/>
    <w:rsid w:val="00B05C43"/>
    <w:rsid w:val="00C8005D"/>
    <w:rsid w:val="00CD6430"/>
    <w:rsid w:val="00D17670"/>
    <w:rsid w:val="00D619BB"/>
    <w:rsid w:val="00D919EF"/>
    <w:rsid w:val="00D91DF8"/>
    <w:rsid w:val="00E004FB"/>
    <w:rsid w:val="00E059DB"/>
    <w:rsid w:val="00F60B6E"/>
    <w:rsid w:val="00FA572C"/>
    <w:rsid w:val="00FD1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FB1CED"/>
  <w15:docId w15:val="{A8E98B2D-C02E-CF46-A043-3DDEB9F25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uiPriority="99"/>
    <w:lsdException w:name="Normal Indent" w:uiPriority="99"/>
    <w:lsdException w:name="List"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128B"/>
    <w:pPr>
      <w:spacing w:after="0" w:line="480" w:lineRule="auto"/>
    </w:pPr>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FD128B"/>
    <w:pPr>
      <w:numPr>
        <w:ilvl w:val="1"/>
      </w:numPr>
    </w:pPr>
    <w:rPr>
      <w:rFonts w:ascii="Arial" w:eastAsiaTheme="majorEastAsia" w:hAnsi="Arial" w:cstheme="majorBidi"/>
      <w:iCs/>
      <w:spacing w:val="15"/>
      <w:sz w:val="28"/>
    </w:rPr>
  </w:style>
  <w:style w:type="character" w:customStyle="1" w:styleId="SubtitleChar">
    <w:name w:val="Subtitle Char"/>
    <w:basedOn w:val="DefaultParagraphFont"/>
    <w:link w:val="Subtitle"/>
    <w:uiPriority w:val="11"/>
    <w:rsid w:val="00FD128B"/>
    <w:rPr>
      <w:rFonts w:ascii="Arial" w:eastAsiaTheme="majorEastAsia" w:hAnsi="Arial" w:cstheme="majorBidi"/>
      <w:iCs/>
      <w:spacing w:val="15"/>
      <w:sz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Head">
    <w:name w:val="A-Head"/>
    <w:basedOn w:val="Normal"/>
    <w:qFormat/>
    <w:rsid w:val="00FD128B"/>
    <w:pPr>
      <w:jc w:val="center"/>
    </w:pPr>
    <w:rPr>
      <w:rFonts w:ascii="Arial" w:hAnsi="Arial"/>
      <w:b/>
      <w:sz w:val="32"/>
    </w:rPr>
  </w:style>
  <w:style w:type="paragraph" w:customStyle="1" w:styleId="author0">
    <w:name w:val="author"/>
    <w:basedOn w:val="Normal"/>
    <w:qFormat/>
    <w:rsid w:val="00FD128B"/>
    <w:pPr>
      <w:ind w:left="720"/>
    </w:pPr>
    <w:rPr>
      <w:sz w:val="28"/>
    </w:rPr>
  </w:style>
  <w:style w:type="paragraph" w:customStyle="1" w:styleId="B-head">
    <w:name w:val="B-head"/>
    <w:basedOn w:val="Normal"/>
    <w:qFormat/>
    <w:rsid w:val="00FD128B"/>
    <w:pPr>
      <w:ind w:left="720"/>
    </w:pPr>
    <w:rPr>
      <w:rFonts w:ascii="Arial" w:hAnsi="Arial"/>
      <w:sz w:val="32"/>
    </w:rPr>
  </w:style>
  <w:style w:type="paragraph" w:customStyle="1" w:styleId="biblio">
    <w:name w:val="biblio"/>
    <w:basedOn w:val="Normal"/>
    <w:qFormat/>
    <w:rsid w:val="00FD128B"/>
    <w:pPr>
      <w:ind w:left="720" w:hanging="720"/>
    </w:pPr>
  </w:style>
  <w:style w:type="paragraph" w:customStyle="1" w:styleId="blockquote">
    <w:name w:val="block quote"/>
    <w:basedOn w:val="Normal"/>
    <w:qFormat/>
    <w:rsid w:val="00FD128B"/>
    <w:pPr>
      <w:ind w:left="720" w:right="720"/>
    </w:pPr>
  </w:style>
  <w:style w:type="character" w:customStyle="1" w:styleId="bold1">
    <w:name w:val="bold 1"/>
    <w:basedOn w:val="DefaultParagraphFont"/>
    <w:uiPriority w:val="1"/>
    <w:qFormat/>
    <w:rsid w:val="00FD128B"/>
    <w:rPr>
      <w:rFonts w:asciiTheme="minorHAnsi" w:hAnsiTheme="minorHAnsi"/>
      <w:b/>
      <w:i w:val="0"/>
      <w:sz w:val="24"/>
    </w:rPr>
  </w:style>
  <w:style w:type="paragraph" w:customStyle="1" w:styleId="C-head">
    <w:name w:val="C-head"/>
    <w:basedOn w:val="Normal"/>
    <w:qFormat/>
    <w:rsid w:val="00FD128B"/>
    <w:rPr>
      <w:rFonts w:ascii="Arial" w:hAnsi="Arial"/>
      <w:u w:val="single"/>
    </w:rPr>
  </w:style>
  <w:style w:type="paragraph" w:customStyle="1" w:styleId="Caption1">
    <w:name w:val="Caption1"/>
    <w:basedOn w:val="Normal"/>
    <w:qFormat/>
    <w:rsid w:val="00FD128B"/>
  </w:style>
  <w:style w:type="paragraph" w:customStyle="1" w:styleId="center">
    <w:name w:val="center"/>
    <w:basedOn w:val="Normal"/>
    <w:qFormat/>
    <w:rsid w:val="00FD128B"/>
    <w:pPr>
      <w:jc w:val="center"/>
    </w:pPr>
  </w:style>
  <w:style w:type="paragraph" w:customStyle="1" w:styleId="ChapterNumber">
    <w:name w:val="Chapter Number"/>
    <w:basedOn w:val="Normal"/>
    <w:qFormat/>
    <w:rsid w:val="00FD128B"/>
    <w:rPr>
      <w:rFonts w:ascii="Arial" w:hAnsi="Arial"/>
      <w:b/>
      <w:sz w:val="40"/>
    </w:rPr>
  </w:style>
  <w:style w:type="paragraph" w:customStyle="1" w:styleId="ChapterTitle">
    <w:name w:val="Chapter Title"/>
    <w:basedOn w:val="ChapterNumber"/>
    <w:qFormat/>
    <w:rsid w:val="00FD128B"/>
  </w:style>
  <w:style w:type="paragraph" w:customStyle="1" w:styleId="eipigraphsource">
    <w:name w:val="eipigraph source"/>
    <w:basedOn w:val="Normal"/>
    <w:qFormat/>
    <w:rsid w:val="00FD128B"/>
    <w:pPr>
      <w:ind w:right="720"/>
      <w:jc w:val="right"/>
    </w:pPr>
  </w:style>
  <w:style w:type="paragraph" w:customStyle="1" w:styleId="epigraphchapteropener">
    <w:name w:val="epigraph chapter opener"/>
    <w:basedOn w:val="blockquote"/>
    <w:qFormat/>
    <w:rsid w:val="00FD128B"/>
  </w:style>
  <w:style w:type="paragraph" w:customStyle="1" w:styleId="Epigraphintext">
    <w:name w:val="Epigraph in text"/>
    <w:basedOn w:val="epigraphchapteropener"/>
    <w:qFormat/>
    <w:rsid w:val="00FD128B"/>
  </w:style>
  <w:style w:type="paragraph" w:customStyle="1" w:styleId="poetry">
    <w:name w:val="poetry"/>
    <w:basedOn w:val="Normal"/>
    <w:qFormat/>
    <w:rsid w:val="00FD128B"/>
    <w:pPr>
      <w:ind w:left="1080" w:right="1080"/>
    </w:pPr>
  </w:style>
  <w:style w:type="paragraph" w:customStyle="1" w:styleId="Extracthead">
    <w:name w:val="Extract head"/>
    <w:basedOn w:val="poetry"/>
    <w:qFormat/>
    <w:rsid w:val="00FD128B"/>
    <w:rPr>
      <w:b/>
    </w:rPr>
  </w:style>
  <w:style w:type="paragraph" w:styleId="Index1">
    <w:name w:val="index 1"/>
    <w:basedOn w:val="Normal"/>
    <w:next w:val="Normal"/>
    <w:autoRedefine/>
    <w:uiPriority w:val="99"/>
    <w:unhideWhenUsed/>
    <w:rsid w:val="00FD128B"/>
    <w:pPr>
      <w:ind w:left="360" w:hanging="360"/>
    </w:pPr>
  </w:style>
  <w:style w:type="character" w:customStyle="1" w:styleId="ital1">
    <w:name w:val="ital 1"/>
    <w:basedOn w:val="DefaultParagraphFont"/>
    <w:uiPriority w:val="1"/>
    <w:qFormat/>
    <w:rsid w:val="00FD128B"/>
    <w:rPr>
      <w:rFonts w:asciiTheme="minorHAnsi" w:hAnsiTheme="minorHAnsi"/>
      <w:b w:val="0"/>
      <w:i/>
      <w:sz w:val="24"/>
    </w:rPr>
  </w:style>
  <w:style w:type="paragraph" w:styleId="ListBullet">
    <w:name w:val="List Bullet"/>
    <w:basedOn w:val="Normal"/>
    <w:uiPriority w:val="99"/>
    <w:unhideWhenUsed/>
    <w:rsid w:val="00FD128B"/>
    <w:pPr>
      <w:numPr>
        <w:numId w:val="4"/>
      </w:numPr>
      <w:contextualSpacing/>
    </w:pPr>
  </w:style>
  <w:style w:type="paragraph" w:styleId="List">
    <w:name w:val="List"/>
    <w:aliases w:val="List unnumbered"/>
    <w:basedOn w:val="Normal"/>
    <w:uiPriority w:val="99"/>
    <w:unhideWhenUsed/>
    <w:rsid w:val="00FD128B"/>
    <w:pPr>
      <w:ind w:left="1080" w:hanging="360"/>
      <w:contextualSpacing/>
    </w:pPr>
  </w:style>
  <w:style w:type="paragraph" w:styleId="NormalIndent">
    <w:name w:val="Normal Indent"/>
    <w:basedOn w:val="Normal"/>
    <w:uiPriority w:val="99"/>
    <w:unhideWhenUsed/>
    <w:rsid w:val="00FD128B"/>
    <w:pPr>
      <w:ind w:left="720"/>
    </w:pPr>
  </w:style>
  <w:style w:type="paragraph" w:customStyle="1" w:styleId="notes">
    <w:name w:val="notes"/>
    <w:basedOn w:val="Normal"/>
    <w:qFormat/>
    <w:rsid w:val="00FD128B"/>
    <w:pPr>
      <w:ind w:firstLine="720"/>
    </w:pPr>
  </w:style>
  <w:style w:type="paragraph" w:customStyle="1" w:styleId="Noteextract">
    <w:name w:val="Note extract"/>
    <w:basedOn w:val="notes"/>
    <w:qFormat/>
    <w:rsid w:val="00FD128B"/>
    <w:pPr>
      <w:ind w:left="720" w:right="720" w:firstLine="0"/>
    </w:pPr>
  </w:style>
  <w:style w:type="paragraph" w:customStyle="1" w:styleId="ornament">
    <w:name w:val="ornament"/>
    <w:basedOn w:val="center"/>
    <w:qFormat/>
    <w:rsid w:val="00FD128B"/>
  </w:style>
  <w:style w:type="paragraph" w:customStyle="1" w:styleId="PartTitle">
    <w:name w:val="Part Title"/>
    <w:basedOn w:val="Normal"/>
    <w:qFormat/>
    <w:rsid w:val="00FD128B"/>
    <w:pPr>
      <w:jc w:val="center"/>
    </w:pPr>
    <w:rPr>
      <w:rFonts w:ascii="Arial" w:hAnsi="Arial"/>
      <w:b/>
      <w:bCs/>
      <w:smallCaps/>
      <w:sz w:val="48"/>
      <w:szCs w:val="48"/>
    </w:rPr>
  </w:style>
  <w:style w:type="paragraph" w:customStyle="1" w:styleId="SmallA-head">
    <w:name w:val="Small A-head"/>
    <w:basedOn w:val="A-Head"/>
    <w:qFormat/>
    <w:rsid w:val="00FD128B"/>
    <w:rPr>
      <w:sz w:val="28"/>
    </w:rPr>
  </w:style>
  <w:style w:type="character" w:customStyle="1" w:styleId="smallcaps">
    <w:name w:val="small caps"/>
    <w:basedOn w:val="DefaultParagraphFont"/>
    <w:uiPriority w:val="1"/>
    <w:qFormat/>
    <w:rsid w:val="00FD128B"/>
    <w:rPr>
      <w:rFonts w:ascii="Calibri" w:hAnsi="Calibri"/>
      <w:b w:val="0"/>
      <w:i w:val="0"/>
      <w:caps w:val="0"/>
      <w:smallCaps/>
      <w:strike w:val="0"/>
      <w:dstrike w:val="0"/>
      <w:vanish w:val="0"/>
      <w:sz w:val="24"/>
      <w:vertAlign w:val="baseline"/>
    </w:rPr>
  </w:style>
  <w:style w:type="paragraph" w:customStyle="1" w:styleId="SmallChapterHead">
    <w:name w:val="Small Chapter Head"/>
    <w:basedOn w:val="ChapterNumber"/>
    <w:qFormat/>
    <w:rsid w:val="00FD128B"/>
    <w:rPr>
      <w:sz w:val="36"/>
    </w:rPr>
  </w:style>
  <w:style w:type="character" w:customStyle="1" w:styleId="underline">
    <w:name w:val="underline"/>
    <w:basedOn w:val="DefaultParagraphFont"/>
    <w:uiPriority w:val="1"/>
    <w:qFormat/>
    <w:rsid w:val="00FD128B"/>
    <w:rPr>
      <w:u w:val="single"/>
    </w:rPr>
  </w:style>
  <w:style w:type="character" w:styleId="CommentReference">
    <w:name w:val="annotation reference"/>
    <w:basedOn w:val="DefaultParagraphFont"/>
    <w:rsid w:val="00100B33"/>
    <w:rPr>
      <w:sz w:val="16"/>
      <w:szCs w:val="16"/>
    </w:rPr>
  </w:style>
  <w:style w:type="paragraph" w:styleId="CommentText">
    <w:name w:val="annotation text"/>
    <w:basedOn w:val="Normal"/>
    <w:link w:val="CommentTextChar"/>
    <w:rsid w:val="00100B33"/>
    <w:pPr>
      <w:spacing w:line="240" w:lineRule="auto"/>
    </w:pPr>
    <w:rPr>
      <w:sz w:val="20"/>
      <w:szCs w:val="20"/>
    </w:rPr>
  </w:style>
  <w:style w:type="character" w:customStyle="1" w:styleId="CommentTextChar">
    <w:name w:val="Comment Text Char"/>
    <w:basedOn w:val="DefaultParagraphFont"/>
    <w:link w:val="CommentText"/>
    <w:rsid w:val="00100B33"/>
    <w:rPr>
      <w:rFonts w:eastAsiaTheme="minorEastAsia"/>
      <w:sz w:val="20"/>
      <w:szCs w:val="20"/>
    </w:rPr>
  </w:style>
  <w:style w:type="paragraph" w:styleId="CommentSubject">
    <w:name w:val="annotation subject"/>
    <w:basedOn w:val="CommentText"/>
    <w:next w:val="CommentText"/>
    <w:link w:val="CommentSubjectChar"/>
    <w:rsid w:val="00100B33"/>
    <w:rPr>
      <w:b/>
      <w:bCs/>
    </w:rPr>
  </w:style>
  <w:style w:type="character" w:customStyle="1" w:styleId="CommentSubjectChar">
    <w:name w:val="Comment Subject Char"/>
    <w:basedOn w:val="CommentTextChar"/>
    <w:link w:val="CommentSubject"/>
    <w:rsid w:val="00100B33"/>
    <w:rPr>
      <w:rFonts w:eastAsiaTheme="minorEastAsia"/>
      <w:b/>
      <w:bCs/>
      <w:sz w:val="20"/>
      <w:szCs w:val="20"/>
    </w:rPr>
  </w:style>
  <w:style w:type="paragraph" w:styleId="Revision">
    <w:name w:val="Revision"/>
    <w:hidden/>
    <w:rsid w:val="00E059DB"/>
    <w:pPr>
      <w:spacing w:after="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23</Pages>
  <Words>3308</Words>
  <Characters>16541</Characters>
  <Application>Microsoft Office Word</Application>
  <DocSecurity>0</DocSecurity>
  <Lines>570</Lines>
  <Paragraphs>451</Paragraphs>
  <ScaleCrop>false</ScaleCrop>
  <Company/>
  <LinksUpToDate>false</LinksUpToDate>
  <CharactersWithSpaces>19398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Thomas Wells</dc:creator>
  <cp:keywords/>
  <cp:lastModifiedBy>Rosenberg, Joshua</cp:lastModifiedBy>
  <cp:revision>43</cp:revision>
  <dcterms:created xsi:type="dcterms:W3CDTF">2026-01-16T15:25:00Z</dcterms:created>
  <dcterms:modified xsi:type="dcterms:W3CDTF">2026-04-10T20:21:00Z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