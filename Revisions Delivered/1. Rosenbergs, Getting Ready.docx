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8038F" w14:textId="2A43E99D" w:rsidR="0C272204" w:rsidRDefault="0C272204" w:rsidP="007E1C2B">
      <w:pPr>
        <w:pStyle w:val="ChapterTitle"/>
      </w:pPr>
      <w:r w:rsidRPr="18FC763F">
        <w:rPr>
          <w:rFonts w:eastAsia="Aptos Display"/>
        </w:rPr>
        <w:t>Getting Ready for Your First Hike</w:t>
      </w:r>
    </w:p>
    <w:p w14:paraId="5105C9BC" w14:textId="5D59B1C2" w:rsidR="0C272204" w:rsidRDefault="007E1C2B" w:rsidP="003E1966">
      <w:pPr>
        <w:rPr>
          <w:rFonts w:eastAsia="Aptos"/>
        </w:rPr>
      </w:pPr>
      <w:r>
        <w:rPr>
          <w:rFonts w:eastAsia="Aptos"/>
        </w:rPr>
        <w:t>***</w:t>
      </w:r>
      <w:r w:rsidR="003E1966">
        <w:rPr>
          <w:rFonts w:eastAsia="Aptos"/>
        </w:rPr>
        <w:t>figs 1.1-1.4 about here</w:t>
      </w:r>
    </w:p>
    <w:p w14:paraId="7104CB6B" w14:textId="6269871F" w:rsidR="3C2C78AD" w:rsidRPr="00DC1ED3" w:rsidRDefault="003E1966" w:rsidP="003E1966">
      <w:pPr>
        <w:rPr>
          <w:rFonts w:eastAsia="Aptos"/>
        </w:rPr>
      </w:pPr>
      <w:r>
        <w:rPr>
          <w:rFonts w:eastAsia="Aptos"/>
        </w:rPr>
        <w:t>1</w:t>
      </w:r>
      <w:r w:rsidR="001E6AE4">
        <w:rPr>
          <w:rFonts w:eastAsia="Aptos"/>
        </w:rPr>
        <w:t xml:space="preserve">.1. </w:t>
      </w:r>
      <w:proofErr w:type="spellStart"/>
      <w:r w:rsidR="3C2C78AD" w:rsidRPr="00DC1ED3">
        <w:rPr>
          <w:rFonts w:eastAsia="Aptos"/>
        </w:rPr>
        <w:t>ayla</w:t>
      </w:r>
      <w:proofErr w:type="spellEnd"/>
      <w:r w:rsidR="3C2C78AD" w:rsidRPr="00DC1ED3">
        <w:rPr>
          <w:rFonts w:eastAsia="Aptos"/>
        </w:rPr>
        <w:t xml:space="preserve"> step.jpg</w:t>
      </w:r>
    </w:p>
    <w:p w14:paraId="02E87A0C" w14:textId="10BC9EA2" w:rsidR="007E1C2B" w:rsidRDefault="003E1966" w:rsidP="003E1966">
      <w:r>
        <w:t>1</w:t>
      </w:r>
      <w:r w:rsidR="001E6AE4">
        <w:t xml:space="preserve">.2. </w:t>
      </w:r>
      <w:r w:rsidR="007E1C2B">
        <w:t>jo boat.jpeg</w:t>
      </w:r>
    </w:p>
    <w:p w14:paraId="2B9ED2D0" w14:textId="3AF50D1A" w:rsidR="007E1C2B" w:rsidRDefault="003E1966" w:rsidP="003E1966">
      <w:r>
        <w:t>1</w:t>
      </w:r>
      <w:r w:rsidR="001E6AE4">
        <w:t xml:space="preserve">.3. </w:t>
      </w:r>
      <w:proofErr w:type="spellStart"/>
      <w:r w:rsidR="007E1C2B">
        <w:t>ayla</w:t>
      </w:r>
      <w:proofErr w:type="spellEnd"/>
      <w:r w:rsidR="007E1C2B">
        <w:t xml:space="preserve"> </w:t>
      </w:r>
      <w:proofErr w:type="spellStart"/>
      <w:r w:rsidR="007E1C2B">
        <w:t>mae</w:t>
      </w:r>
      <w:proofErr w:type="spellEnd"/>
      <w:r w:rsidR="007E1C2B">
        <w:t xml:space="preserve"> run edited.JPG</w:t>
      </w:r>
    </w:p>
    <w:p w14:paraId="070A2EBD" w14:textId="54EED589" w:rsidR="007E1C2B" w:rsidRDefault="003E1966" w:rsidP="003E1966">
      <w:r>
        <w:t>1</w:t>
      </w:r>
      <w:r w:rsidR="001E6AE4">
        <w:t xml:space="preserve">.4. </w:t>
      </w:r>
      <w:r w:rsidR="007E1C2B">
        <w:t>ayla-flowers.jpg</w:t>
      </w:r>
    </w:p>
    <w:p w14:paraId="10870864" w14:textId="0BAF5A49" w:rsidR="0C272204" w:rsidRDefault="0C272204" w:rsidP="007E1C2B">
      <w:pPr>
        <w:rPr>
          <w:rFonts w:eastAsia="Aptos"/>
        </w:rPr>
      </w:pPr>
      <w:r w:rsidRPr="18FC763F">
        <w:rPr>
          <w:rFonts w:eastAsia="Aptos"/>
        </w:rPr>
        <w:t>This section includes what you need to know to get ready for your first hike, from prepping for a hike to choosing a trail.</w:t>
      </w:r>
    </w:p>
    <w:p w14:paraId="0D3A7BEF" w14:textId="77777777" w:rsidR="007E1C2B" w:rsidRDefault="007E1C2B" w:rsidP="18FC763F">
      <w:pPr>
        <w:spacing w:line="259" w:lineRule="auto"/>
        <w:rPr>
          <w:rFonts w:ascii="Aptos" w:eastAsia="Aptos" w:hAnsi="Aptos" w:cs="Aptos"/>
          <w:color w:val="000000" w:themeColor="text1"/>
        </w:rPr>
      </w:pPr>
    </w:p>
    <w:p w14:paraId="33813B97" w14:textId="309F7A5D" w:rsidR="007E1C2B" w:rsidRDefault="007E1C2B" w:rsidP="007E1C2B">
      <w:pPr>
        <w:pStyle w:val="A-Head"/>
      </w:pPr>
      <w:bookmarkStart w:id="0" w:name="a-story-about-a-hike"/>
      <w:r>
        <w:t>A Story about a Hike</w:t>
      </w:r>
    </w:p>
    <w:p w14:paraId="319F481B" w14:textId="77777777" w:rsidR="007E1C2B" w:rsidRDefault="007E1C2B" w:rsidP="007E1C2B">
      <w:r>
        <w:t>Picture this: A sunny day in nature with your family. Your kids happily climb up and over rocks, stopping only to splash in creeks. At the end, you have a picnic on the grass on a perfect, mild but warm day without a bug to be found.</w:t>
      </w:r>
    </w:p>
    <w:p w14:paraId="469E0D6C" w14:textId="0C58D795" w:rsidR="007E1C2B" w:rsidRPr="007E1C2B" w:rsidRDefault="007E1C2B" w:rsidP="007E1C2B">
      <w:pPr>
        <w:rPr>
          <w:rStyle w:val="ital1"/>
        </w:rPr>
      </w:pPr>
      <w:r>
        <w:tab/>
      </w:r>
      <w:r w:rsidRPr="007E1C2B">
        <w:rPr>
          <w:rStyle w:val="ital1"/>
        </w:rPr>
        <w:t>Record Scratch</w:t>
      </w:r>
      <w:r w:rsidR="00F83AC8">
        <w:rPr>
          <w:rStyle w:val="ital1"/>
        </w:rPr>
        <w:t>.</w:t>
      </w:r>
    </w:p>
    <w:p w14:paraId="3875CB5E" w14:textId="0BFD9FF8" w:rsidR="007E1C2B" w:rsidRDefault="007E1C2B" w:rsidP="007E1C2B">
      <w:r>
        <w:tab/>
        <w:t>Sure, we’d all love for the above vision to be reality, but the truth is almost always a bit messier and with unexpected bumps in the road.</w:t>
      </w:r>
    </w:p>
    <w:p w14:paraId="1A07948A" w14:textId="44AA4145" w:rsidR="007E1C2B" w:rsidRDefault="007E1C2B" w:rsidP="007E1C2B">
      <w:r>
        <w:tab/>
        <w:t>If you’re like us, you might be ready to throw in the towel before you even leave home. We’ve been there.</w:t>
      </w:r>
    </w:p>
    <w:p w14:paraId="2FDA3F3C" w14:textId="5DE3CEAC" w:rsidR="007E1C2B" w:rsidRDefault="007E1C2B" w:rsidP="007E1C2B">
      <w:r>
        <w:tab/>
        <w:t xml:space="preserve">However, we’ve also grown as a family who hikes, honed the process, and adjusted our expectations. And sometimes the weather is just right, we and the kiddos are having a great time, </w:t>
      </w:r>
      <w:proofErr w:type="gramStart"/>
      <w:r>
        <w:t>and,</w:t>
      </w:r>
      <w:proofErr w:type="gramEnd"/>
      <w:r>
        <w:t xml:space="preserve"> </w:t>
      </w:r>
      <w:proofErr w:type="gramStart"/>
      <w:r>
        <w:t>every once in a while</w:t>
      </w:r>
      <w:proofErr w:type="gramEnd"/>
      <w:r>
        <w:t>, there really isn’t a bug in sight.</w:t>
      </w:r>
    </w:p>
    <w:p w14:paraId="0C51A10F" w14:textId="77777777" w:rsidR="007E1C2B" w:rsidRDefault="007E1C2B" w:rsidP="007E1C2B"/>
    <w:p w14:paraId="62B8B71D" w14:textId="71FD43B9" w:rsidR="007E1C2B" w:rsidRDefault="007E1C2B" w:rsidP="007E1C2B">
      <w:pPr>
        <w:pStyle w:val="A-Head"/>
      </w:pPr>
      <w:bookmarkStart w:id="1" w:name="X86ae85e26ff223bac2da9cdbbd96b3f79ab8d9e"/>
      <w:r>
        <w:lastRenderedPageBreak/>
        <w:t>We Wrote This to Help Our Friends (and You!)</w:t>
      </w:r>
    </w:p>
    <w:p w14:paraId="6355B6F7" w14:textId="7616BF92" w:rsidR="007E1C2B" w:rsidRDefault="007E1C2B" w:rsidP="007E1C2B">
      <w:r>
        <w:t>After moving to Knoxville as a very young fami</w:t>
      </w:r>
      <w:ins w:id="2" w:author="Rosenberg, Joshua" w:date="2026-04-07T21:10:00Z" w16du:dateUtc="2026-04-08T02:10:00Z">
        <w:r w:rsidR="00524C40">
          <w:t>l</w:t>
        </w:r>
      </w:ins>
      <w:r>
        <w:t>y in 2018, our first trip to Ijams introduced us to Knoxville’s incredible outdoor spaces. Katie discovered Seven Islands, and it was awesome—and close to home. A camping trip at Frozen Head opened our eyes. Later, visiting the Smokies sealed the deal: hiking helped us to feel connected to and later to love where we live.</w:t>
      </w:r>
    </w:p>
    <w:p w14:paraId="6A58FCFE" w14:textId="3B4A1926" w:rsidR="007E1C2B" w:rsidRDefault="007E1C2B" w:rsidP="007E1C2B">
      <w:r>
        <w:tab/>
        <w:t>We don’t think we’re very special in this respect (and in most others!): One of the many joys of writing this book was discovering that we’d hiked all 30 of the trails in it.</w:t>
      </w:r>
    </w:p>
    <w:p w14:paraId="72EE7F40" w14:textId="61E747AC" w:rsidR="007E1C2B" w:rsidRDefault="007E1C2B" w:rsidP="007E1C2B">
      <w:r>
        <w:tab/>
        <w:t>As we transitioned from newcomers to becoming established, we were increasingly asked questions by our friends:</w:t>
      </w:r>
    </w:p>
    <w:p w14:paraId="5E74294D" w14:textId="53309328" w:rsidR="007E1C2B" w:rsidRDefault="007E1C2B" w:rsidP="007E1C2B">
      <w:pPr>
        <w:pStyle w:val="blockquote"/>
      </w:pPr>
      <w:r w:rsidRPr="007E1C2B">
        <w:rPr>
          <w:rStyle w:val="ital1"/>
        </w:rPr>
        <w:t>Where should we hike with our kids?</w:t>
      </w:r>
      <w:r>
        <w:t xml:space="preserve"> And,</w:t>
      </w:r>
    </w:p>
    <w:p w14:paraId="29616AE8" w14:textId="77777777" w:rsidR="007E1C2B" w:rsidRPr="007E1C2B" w:rsidRDefault="007E1C2B" w:rsidP="007E1C2B">
      <w:pPr>
        <w:pStyle w:val="blockquote"/>
        <w:rPr>
          <w:rStyle w:val="ital1"/>
        </w:rPr>
      </w:pPr>
      <w:r w:rsidRPr="007E1C2B">
        <w:rPr>
          <w:rStyle w:val="ital1"/>
        </w:rPr>
        <w:t>What do I need to hike with our kids?</w:t>
      </w:r>
    </w:p>
    <w:p w14:paraId="194F0A65" w14:textId="7C0F9064" w:rsidR="007E1C2B" w:rsidRDefault="007E1C2B" w:rsidP="007E1C2B">
      <w:r>
        <w:tab/>
        <w:t>This book is meant to answer those questions. But, as a sneak preview, we picked out 30 trails with an eye not only toward the trails that are scenic and exciting, but also those that are likely to balance driving distance, crowds, and kid-friendly characteristics. And, one of the many great parts about hiking is that you don’t need much to get started. Indeed, you may not need anything at all.</w:t>
      </w:r>
    </w:p>
    <w:p w14:paraId="1B4B5C8A" w14:textId="77777777" w:rsidR="007E1C2B" w:rsidRDefault="007E1C2B" w:rsidP="007E1C2B"/>
    <w:p w14:paraId="084E7C71" w14:textId="75C62FEB" w:rsidR="007E1C2B" w:rsidRDefault="007E1C2B" w:rsidP="007E1C2B">
      <w:pPr>
        <w:pStyle w:val="A-Head"/>
      </w:pPr>
      <w:bookmarkStart w:id="3" w:name="whom-this-book-is-for"/>
      <w:bookmarkEnd w:id="1"/>
      <w:r>
        <w:t>Whom This Book Is For</w:t>
      </w:r>
    </w:p>
    <w:p w14:paraId="4608B3EC" w14:textId="271D5452" w:rsidR="007E1C2B" w:rsidRDefault="007E1C2B" w:rsidP="007E1C2B">
      <w:r>
        <w:t xml:space="preserve">This book is for families and others caring for children who are looking for an accessible introduction to getting started hiking around Knoxville. Furthermore, this book is for those </w:t>
      </w:r>
      <w:r>
        <w:lastRenderedPageBreak/>
        <w:t xml:space="preserve">with a few favorite trails </w:t>
      </w:r>
      <w:r w:rsidR="00F83AC8">
        <w:t xml:space="preserve">who are </w:t>
      </w:r>
      <w:r>
        <w:t>looking to do and learn more—find longer, more challenging hikes or be introduced to hidden gems.</w:t>
      </w:r>
    </w:p>
    <w:p w14:paraId="56EB3967" w14:textId="25A63787" w:rsidR="007E1C2B" w:rsidRDefault="007E1C2B" w:rsidP="007E1C2B">
      <w:r>
        <w:tab/>
        <w:t>Because this book is for those new to hiking and those with some mud on their shoes, we’ve included a wide range of hikes, from those shorter than a mile on paved trails to epic expeditions into the Smokies. Additionally, we’ve noted trails that are stroller-friendly or accessible for families with additional needs.</w:t>
      </w:r>
    </w:p>
    <w:p w14:paraId="19060800" w14:textId="0123810B" w:rsidR="007E1C2B" w:rsidRDefault="007E1C2B" w:rsidP="007E1C2B">
      <w:r>
        <w:tab/>
        <w:t>Read on for things to consider for your first hike (you don’t need much!) and some recommendations for choosing a hike.</w:t>
      </w:r>
    </w:p>
    <w:bookmarkEnd w:id="0"/>
    <w:bookmarkEnd w:id="3"/>
    <w:p w14:paraId="0259FE14" w14:textId="77777777" w:rsidR="007E1C2B" w:rsidRDefault="007E1C2B" w:rsidP="007E1C2B">
      <w:pPr>
        <w:rPr>
          <w:rFonts w:eastAsia="Aptos"/>
        </w:rPr>
      </w:pPr>
    </w:p>
    <w:p w14:paraId="3D051180" w14:textId="4593E636" w:rsidR="007E1C2B" w:rsidRDefault="007E1C2B" w:rsidP="007E1C2B">
      <w:pPr>
        <w:pStyle w:val="A-Head"/>
      </w:pPr>
      <w:bookmarkStart w:id="4" w:name="getting-ready-for-your-first-hike"/>
      <w:r>
        <w:t>Considerations for Your First Hike</w:t>
      </w:r>
    </w:p>
    <w:p w14:paraId="32051C46" w14:textId="49534F0F" w:rsidR="007E1C2B" w:rsidRDefault="007E1C2B" w:rsidP="003E1966">
      <w:r>
        <w:rPr>
          <w:b/>
          <w:bCs/>
        </w:rPr>
        <w:t>***Fig</w:t>
      </w:r>
      <w:r w:rsidR="003E1966">
        <w:rPr>
          <w:b/>
          <w:bCs/>
        </w:rPr>
        <w:t xml:space="preserve">s </w:t>
      </w:r>
      <w:r w:rsidR="003E1966">
        <w:t>1</w:t>
      </w:r>
      <w:r>
        <w:t>.5. kids running.jpg</w:t>
      </w:r>
      <w:r w:rsidR="003E1966">
        <w:t>, 1</w:t>
      </w:r>
      <w:r>
        <w:t>.6. kids-looking-down.jpeg</w:t>
      </w:r>
      <w:r w:rsidR="003E1966">
        <w:t>, 1</w:t>
      </w:r>
      <w:r>
        <w:t>.7. snacks.jpeg</w:t>
      </w:r>
    </w:p>
    <w:p w14:paraId="69A6880C" w14:textId="77777777" w:rsidR="007E1C2B" w:rsidRPr="007E1C2B" w:rsidRDefault="007E1C2B" w:rsidP="007E1C2B"/>
    <w:p w14:paraId="091A720A" w14:textId="600E41E1" w:rsidR="007E1C2B" w:rsidRDefault="007E1C2B" w:rsidP="007E1C2B">
      <w:pPr>
        <w:pStyle w:val="B-head"/>
      </w:pPr>
      <w:bookmarkStart w:id="5" w:name="you-dont-need-fancy-gear"/>
      <w:r>
        <w:t>You Don’t Need Fancy Gear!</w:t>
      </w:r>
    </w:p>
    <w:p w14:paraId="56959D7B" w14:textId="77777777" w:rsidR="007E1C2B" w:rsidRDefault="007E1C2B" w:rsidP="007E1C2B">
      <w:r>
        <w:t xml:space="preserve">There’s a little secret in the hiking world. You don’t need a lot to get started. Indeed, you may not need anything </w:t>
      </w:r>
      <w:r>
        <w:rPr>
          <w:i/>
          <w:iCs/>
        </w:rPr>
        <w:t>new</w:t>
      </w:r>
      <w:r>
        <w:t xml:space="preserve"> at all.</w:t>
      </w:r>
    </w:p>
    <w:p w14:paraId="44C76C32" w14:textId="25C5C7FE" w:rsidR="007E1C2B" w:rsidRDefault="007E1C2B" w:rsidP="007E1C2B">
      <w:r>
        <w:tab/>
        <w:t>Our view is that you don’t need anything special to enjoy your first hike. With the right trail and a few basics, you’ll be ready for an adventure.</w:t>
      </w:r>
    </w:p>
    <w:p w14:paraId="318EA550" w14:textId="72EAFB32" w:rsidR="007E1C2B" w:rsidRDefault="007E1C2B" w:rsidP="007E1C2B">
      <w:r>
        <w:tab/>
        <w:t>First, though, there’s another little secret we need to share.</w:t>
      </w:r>
    </w:p>
    <w:p w14:paraId="171AC211" w14:textId="77777777" w:rsidR="007E1C2B" w:rsidRDefault="007E1C2B" w:rsidP="007E1C2B"/>
    <w:p w14:paraId="4868BE29" w14:textId="240BCF1B" w:rsidR="007E1C2B" w:rsidRDefault="007E1C2B" w:rsidP="007E1C2B">
      <w:pPr>
        <w:pStyle w:val="B-head"/>
      </w:pPr>
      <w:bookmarkStart w:id="6" w:name="Xa2938604770b5439ba16f5fc388780cb8dc8954"/>
      <w:bookmarkEnd w:id="5"/>
      <w:r>
        <w:t>You Don’t Need to Be an Experienced Hiker to Hike with Little Ones</w:t>
      </w:r>
    </w:p>
    <w:p w14:paraId="75540B66" w14:textId="77777777" w:rsidR="007E1C2B" w:rsidRDefault="007E1C2B" w:rsidP="007E1C2B">
      <w:r>
        <w:lastRenderedPageBreak/>
        <w:t>Hiking can be different from other physical activities in that it is not a competition. Instead, it is about experiencing the outdoors in our own way.</w:t>
      </w:r>
    </w:p>
    <w:p w14:paraId="34464676" w14:textId="5B1F5023" w:rsidR="007E1C2B" w:rsidRDefault="007E1C2B" w:rsidP="007E1C2B">
      <w:r>
        <w:tab/>
        <w:t xml:space="preserve">This applies to beginners and to the most experienced hikers; a common saying shared among long-distance hikers is to </w:t>
      </w:r>
      <w:r>
        <w:rPr>
          <w:i/>
          <w:iCs/>
        </w:rPr>
        <w:t>hike your own hike.</w:t>
      </w:r>
      <w:r>
        <w:t xml:space="preserve"> This means that each person will hike in their way, and that there is not anything like a correct way to lace up your shoes </w:t>
      </w:r>
      <w:r w:rsidR="00F92692">
        <w:t>or</w:t>
      </w:r>
      <w:r>
        <w:t xml:space="preserve"> to get outdoors with your family. If this applies to long-distance hikers, we think it doubly applies to families hiking with littles! Hike your own hike.</w:t>
      </w:r>
    </w:p>
    <w:p w14:paraId="5BBC0750" w14:textId="77777777" w:rsidR="007E1C2B" w:rsidRDefault="007E1C2B" w:rsidP="007E1C2B"/>
    <w:p w14:paraId="0709E0D5" w14:textId="63F97FCC" w:rsidR="007E1C2B" w:rsidRDefault="007E1C2B" w:rsidP="007E1C2B">
      <w:pPr>
        <w:pStyle w:val="B-head"/>
      </w:pPr>
      <w:bookmarkStart w:id="7" w:name="let-kids-take-the-lead"/>
      <w:bookmarkEnd w:id="6"/>
      <w:r>
        <w:t>Let Kids Take the Lead</w:t>
      </w:r>
    </w:p>
    <w:p w14:paraId="2102F531" w14:textId="77777777" w:rsidR="007E1C2B" w:rsidRDefault="007E1C2B" w:rsidP="007E1C2B">
      <w:r>
        <w:t>To help your kids develop a love for hiking and the outdoors, let them take the lead. Let them develop their own interests and explore their own curiosities when you go on a hike. Sometimes this might mean playing in a creek for half of your planned hiking time.</w:t>
      </w:r>
    </w:p>
    <w:p w14:paraId="13AA93B5" w14:textId="77777777" w:rsidR="007E1C2B" w:rsidRDefault="007E1C2B" w:rsidP="007E1C2B"/>
    <w:p w14:paraId="098519EB" w14:textId="4C2C3CB9" w:rsidR="007E1C2B" w:rsidRDefault="007E1C2B" w:rsidP="007E1C2B">
      <w:pPr>
        <w:pStyle w:val="B-head"/>
      </w:pPr>
      <w:bookmarkStart w:id="8" w:name="be-choosy-about-the-when-and-where"/>
      <w:bookmarkEnd w:id="7"/>
      <w:r>
        <w:t>Be Choosy about When and Where</w:t>
      </w:r>
    </w:p>
    <w:p w14:paraId="523FF9ED" w14:textId="77777777" w:rsidR="007E1C2B" w:rsidRDefault="007E1C2B" w:rsidP="007E1C2B">
      <w:r>
        <w:t>One of the benefits of living close to great hiking opportunities is that we can be a little choosy about when and where we hike. While we are card carrying members of the puddle splashing club, we also appreciate that our littles may have a better time when it is not 50°F and rainy. Does it look like it is going to rain all day, border on being too cold, or be oppressively hot? You can choose another day to hike; we have enough good weather that we can avoid the less-than-ideal days.</w:t>
      </w:r>
    </w:p>
    <w:p w14:paraId="3281155B" w14:textId="77777777" w:rsidR="007E1C2B" w:rsidRDefault="007E1C2B" w:rsidP="007E1C2B"/>
    <w:p w14:paraId="7B63E3B8" w14:textId="266C129B" w:rsidR="007E1C2B" w:rsidRDefault="007E1C2B" w:rsidP="007E1C2B">
      <w:pPr>
        <w:pStyle w:val="B-head"/>
      </w:pPr>
      <w:bookmarkStart w:id="9" w:name="plan-for-the-essentials"/>
      <w:bookmarkEnd w:id="8"/>
      <w:r>
        <w:lastRenderedPageBreak/>
        <w:t>Plan for the Essentials</w:t>
      </w:r>
    </w:p>
    <w:p w14:paraId="4223F5E4" w14:textId="77777777" w:rsidR="007E1C2B" w:rsidRDefault="007E1C2B" w:rsidP="007E1C2B">
      <w:r>
        <w:t xml:space="preserve">At a minimum, the following items are essential for hikes when the weather is </w:t>
      </w:r>
      <w:proofErr w:type="gramStart"/>
      <w:r>
        <w:t>good</w:t>
      </w:r>
      <w:proofErr w:type="gramEnd"/>
      <w:r>
        <w:t xml:space="preserve"> and you are close to home:</w:t>
      </w:r>
    </w:p>
    <w:p w14:paraId="789D02D1" w14:textId="77777777" w:rsidR="007E1C2B" w:rsidRDefault="007E1C2B" w:rsidP="007E1C2B">
      <w:pPr>
        <w:pStyle w:val="List"/>
      </w:pPr>
      <w:r>
        <w:t>Water</w:t>
      </w:r>
    </w:p>
    <w:p w14:paraId="3A8207B5" w14:textId="77777777" w:rsidR="007E1C2B" w:rsidRDefault="007E1C2B" w:rsidP="007E1C2B">
      <w:pPr>
        <w:pStyle w:val="List"/>
      </w:pPr>
      <w:r>
        <w:t>Snacks</w:t>
      </w:r>
    </w:p>
    <w:p w14:paraId="296E874B" w14:textId="77777777" w:rsidR="007E1C2B" w:rsidRDefault="007E1C2B" w:rsidP="007E1C2B">
      <w:pPr>
        <w:pStyle w:val="List"/>
      </w:pPr>
      <w:r>
        <w:t>A waist pack or backpack</w:t>
      </w:r>
    </w:p>
    <w:p w14:paraId="1049083D" w14:textId="63143C7C" w:rsidR="007E1C2B" w:rsidRDefault="007E1C2B" w:rsidP="007E1C2B">
      <w:r>
        <w:tab/>
        <w:t>Older kids may like to carry some of these—especially the snacks!</w:t>
      </w:r>
    </w:p>
    <w:p w14:paraId="5CCDC448" w14:textId="691EDDCE" w:rsidR="007E1C2B" w:rsidRDefault="007E1C2B" w:rsidP="007E1C2B">
      <w:r>
        <w:tab/>
        <w:t>When taking on a lengthier hike or traveling farther from home, we like asking ourselves the following questions:</w:t>
      </w:r>
    </w:p>
    <w:p w14:paraId="24FD13A2" w14:textId="77777777" w:rsidR="007E1C2B" w:rsidRDefault="007E1C2B" w:rsidP="007E1C2B">
      <w:pPr>
        <w:pStyle w:val="List"/>
        <w:rPr>
          <w:rStyle w:val="ital1"/>
        </w:rPr>
      </w:pPr>
      <w:r w:rsidRPr="007E1C2B">
        <w:rPr>
          <w:rStyle w:val="ital1"/>
        </w:rPr>
        <w:t xml:space="preserve">What has the weather been? </w:t>
      </w:r>
    </w:p>
    <w:p w14:paraId="048737DF" w14:textId="77777777" w:rsidR="007E1C2B" w:rsidRDefault="007E1C2B" w:rsidP="007E1C2B">
      <w:pPr>
        <w:pStyle w:val="List"/>
        <w:rPr>
          <w:rStyle w:val="ital1"/>
        </w:rPr>
      </w:pPr>
      <w:r w:rsidRPr="007E1C2B">
        <w:rPr>
          <w:rStyle w:val="ital1"/>
        </w:rPr>
        <w:t xml:space="preserve">What is the weather forecast? </w:t>
      </w:r>
    </w:p>
    <w:p w14:paraId="5CEFD9DE" w14:textId="1BE6E90C" w:rsidR="007E1C2B" w:rsidRPr="007E1C2B" w:rsidRDefault="007E1C2B" w:rsidP="007E1C2B">
      <w:pPr>
        <w:pStyle w:val="List"/>
        <w:rPr>
          <w:rStyle w:val="ital1"/>
        </w:rPr>
      </w:pPr>
      <w:r w:rsidRPr="007E1C2B">
        <w:rPr>
          <w:rStyle w:val="ital1"/>
        </w:rPr>
        <w:t>Is it bug season?</w:t>
      </w:r>
    </w:p>
    <w:p w14:paraId="78860013" w14:textId="7BD43D76" w:rsidR="007E1C2B" w:rsidRDefault="007E1C2B">
      <w:pPr>
        <w:pStyle w:val="BodyText"/>
      </w:pPr>
      <w:r>
        <w:t>These questions can help you to pack appropriately.</w:t>
      </w:r>
    </w:p>
    <w:p w14:paraId="47BDBE5B" w14:textId="45DC3D2E" w:rsidR="007E1C2B" w:rsidRDefault="00DC1ED3" w:rsidP="00DC1ED3">
      <w:r>
        <w:tab/>
      </w:r>
      <w:r w:rsidR="007E1C2B">
        <w:t>The appendix has some recommendations for a basic first-aid kit as well as recommendations for some optional items you may wish to bring.</w:t>
      </w:r>
    </w:p>
    <w:p w14:paraId="286667EA" w14:textId="77777777" w:rsidR="00DC1ED3" w:rsidRDefault="00DC1ED3" w:rsidP="00DC1ED3"/>
    <w:p w14:paraId="553C80A6" w14:textId="680D3F1A" w:rsidR="007E1C2B" w:rsidRDefault="00DC1ED3" w:rsidP="00DC1ED3">
      <w:pPr>
        <w:pStyle w:val="B-head"/>
      </w:pPr>
      <w:bookmarkStart w:id="10" w:name="check-before-you-go"/>
      <w:bookmarkEnd w:id="9"/>
      <w:r>
        <w:t>Check before You Go</w:t>
      </w:r>
    </w:p>
    <w:p w14:paraId="0D20471C" w14:textId="77777777" w:rsidR="007E1C2B" w:rsidRDefault="007E1C2B" w:rsidP="00DC1ED3">
      <w:r>
        <w:t>Trail access and conditions can change rapidly due to weather, maintenance, or seasonal closures, and—especially for the Great Smoky Mountains National Park—federal funding circumstances!</w:t>
      </w:r>
    </w:p>
    <w:p w14:paraId="2A54B8BE" w14:textId="28CAE565" w:rsidR="007E1C2B" w:rsidRDefault="00DC1ED3" w:rsidP="00DC1ED3">
      <w:r>
        <w:tab/>
      </w:r>
      <w:r w:rsidR="007E1C2B">
        <w:t>Before heading out, consider the following:</w:t>
      </w:r>
    </w:p>
    <w:p w14:paraId="0F401403" w14:textId="77777777" w:rsidR="007E1C2B" w:rsidRDefault="007E1C2B" w:rsidP="00DC1ED3">
      <w:pPr>
        <w:pStyle w:val="List"/>
      </w:pPr>
      <w:r>
        <w:lastRenderedPageBreak/>
        <w:t>Visit official park websites for up-to-date trail status.</w:t>
      </w:r>
    </w:p>
    <w:p w14:paraId="284C7967" w14:textId="77777777" w:rsidR="007E1C2B" w:rsidRDefault="007E1C2B" w:rsidP="00DC1ED3">
      <w:pPr>
        <w:pStyle w:val="List"/>
      </w:pPr>
      <w:r>
        <w:t>Call the local ranger station or visitor center to confirm access and hours.</w:t>
      </w:r>
    </w:p>
    <w:p w14:paraId="18DA34BE" w14:textId="77777777" w:rsidR="007E1C2B" w:rsidRDefault="007E1C2B" w:rsidP="00DC1ED3">
      <w:pPr>
        <w:pStyle w:val="List"/>
      </w:pPr>
      <w:r>
        <w:t>Review recent weather forecasts and trail reports for hazards.</w:t>
      </w:r>
    </w:p>
    <w:p w14:paraId="09806B4F" w14:textId="77777777" w:rsidR="00DC1ED3" w:rsidRDefault="00DC1ED3" w:rsidP="00DC1ED3">
      <w:pPr>
        <w:pStyle w:val="List"/>
      </w:pPr>
    </w:p>
    <w:p w14:paraId="06262C14" w14:textId="5DBAF806" w:rsidR="007E1C2B" w:rsidRDefault="007E1C2B" w:rsidP="00DC1ED3">
      <w:pPr>
        <w:pStyle w:val="B-head"/>
      </w:pPr>
      <w:bookmarkStart w:id="11" w:name="embrace-serendipity"/>
      <w:bookmarkEnd w:id="10"/>
      <w:r>
        <w:t xml:space="preserve">Embrace </w:t>
      </w:r>
      <w:r w:rsidR="00DC1ED3">
        <w:t>S</w:t>
      </w:r>
      <w:r>
        <w:t>erendipity</w:t>
      </w:r>
    </w:p>
    <w:p w14:paraId="0175A096" w14:textId="77777777" w:rsidR="007E1C2B" w:rsidRDefault="007E1C2B" w:rsidP="00DC1ED3">
      <w:r>
        <w:t>It’s good to have a plan, but don’t be surprised if something better comes along! Maybe you hike further than you thought you would, or perhaps your child surprises you (and themselves!) by taking some time to rock hop across a creek, follow animal tracks, or look at plants and flowers. Be ready to follow your child’s lead—whether that means stopping to watch a butterfly or counting animal tracks. These moments often become the most cherished.</w:t>
      </w:r>
    </w:p>
    <w:p w14:paraId="72E057A6" w14:textId="77777777" w:rsidR="00DC1ED3" w:rsidRDefault="00DC1ED3" w:rsidP="00DC1ED3"/>
    <w:p w14:paraId="189E3924" w14:textId="19E72D3A" w:rsidR="007E1C2B" w:rsidRDefault="007E1C2B" w:rsidP="00DC1ED3">
      <w:pPr>
        <w:pStyle w:val="B-head"/>
      </w:pPr>
      <w:bookmarkStart w:id="12" w:name="select-advice"/>
      <w:bookmarkEnd w:id="11"/>
      <w:r>
        <w:t xml:space="preserve">Select </w:t>
      </w:r>
      <w:r w:rsidR="00DC1ED3">
        <w:t>A</w:t>
      </w:r>
      <w:r>
        <w:t>dvice</w:t>
      </w:r>
    </w:p>
    <w:p w14:paraId="0902D8B9" w14:textId="77777777" w:rsidR="007E1C2B" w:rsidRDefault="007E1C2B" w:rsidP="00DC1ED3">
      <w:r>
        <w:t>We asked some local hiking experts to share some additional advice. Here’s what they said:</w:t>
      </w:r>
    </w:p>
    <w:p w14:paraId="4D40EA7D" w14:textId="3BD1C65D" w:rsidR="007E1C2B" w:rsidRPr="00DC1ED3" w:rsidRDefault="007E1C2B" w:rsidP="00DC1ED3">
      <w:pPr>
        <w:pStyle w:val="List"/>
      </w:pPr>
      <w:r w:rsidRPr="00DC1ED3">
        <w:t>“Kids need to find things they love on hiking.”</w:t>
      </w:r>
      <w:r w:rsidR="00DC1ED3">
        <w:t>—</w:t>
      </w:r>
      <w:r w:rsidRPr="00DC1ED3">
        <w:t>Finn (</w:t>
      </w:r>
      <w:ins w:id="13" w:author="Rosenberg, Joshua" w:date="2026-04-09T16:14:00Z" w16du:dateUtc="2026-04-09T21:14:00Z">
        <w:r w:rsidR="0002561D">
          <w:t xml:space="preserve">age </w:t>
        </w:r>
      </w:ins>
      <w:r w:rsidRPr="00DC1ED3">
        <w:t>3)</w:t>
      </w:r>
    </w:p>
    <w:p w14:paraId="4E70A539" w14:textId="59EC81A9" w:rsidR="007E1C2B" w:rsidRPr="00DC1ED3" w:rsidRDefault="007E1C2B" w:rsidP="00DC1ED3">
      <w:pPr>
        <w:pStyle w:val="List"/>
      </w:pPr>
      <w:r w:rsidRPr="00DC1ED3">
        <w:t>“Find rocks while hiking.”</w:t>
      </w:r>
      <w:r w:rsidR="00DC1ED3">
        <w:t>—</w:t>
      </w:r>
      <w:r w:rsidRPr="00DC1ED3">
        <w:t>Ruth (5)</w:t>
      </w:r>
    </w:p>
    <w:p w14:paraId="527F5BD7" w14:textId="1B4AC689" w:rsidR="007E1C2B" w:rsidRPr="00DC1ED3" w:rsidRDefault="007E1C2B" w:rsidP="00DC1ED3">
      <w:pPr>
        <w:pStyle w:val="List"/>
      </w:pPr>
      <w:r w:rsidRPr="00DC1ED3">
        <w:t>“When possible, swim in the waterfalls.”</w:t>
      </w:r>
      <w:r w:rsidR="00DC1ED3">
        <w:t>—</w:t>
      </w:r>
      <w:r w:rsidRPr="00DC1ED3">
        <w:t>Ruth (5)</w:t>
      </w:r>
    </w:p>
    <w:p w14:paraId="7AF322AA" w14:textId="42AB5217" w:rsidR="007E1C2B" w:rsidRPr="00DC1ED3" w:rsidRDefault="007E1C2B" w:rsidP="00DC1ED3">
      <w:pPr>
        <w:pStyle w:val="List"/>
      </w:pPr>
      <w:r w:rsidRPr="00DC1ED3">
        <w:t>“It’s important to go off the trail.”</w:t>
      </w:r>
      <w:r w:rsidR="00DC1ED3">
        <w:t>—</w:t>
      </w:r>
      <w:r w:rsidRPr="00DC1ED3">
        <w:t>Ruth (5)</w:t>
      </w:r>
    </w:p>
    <w:p w14:paraId="5C85D29C" w14:textId="5E3B437D" w:rsidR="007E1C2B" w:rsidRPr="00DC1ED3" w:rsidRDefault="007E1C2B" w:rsidP="00DC1ED3">
      <w:pPr>
        <w:pStyle w:val="List"/>
      </w:pPr>
      <w:r w:rsidRPr="00DC1ED3">
        <w:t>“If your baby can walk a little bit, then let them walk.”</w:t>
      </w:r>
      <w:r w:rsidR="00DC1ED3">
        <w:t>—</w:t>
      </w:r>
      <w:r w:rsidRPr="00DC1ED3">
        <w:t>Jonah (</w:t>
      </w:r>
      <w:del w:id="14" w:author="Rosenberg, Joshua" w:date="2026-04-09T16:15:00Z" w16du:dateUtc="2026-04-09T21:15:00Z">
        <w:r w:rsidRPr="00DC1ED3" w:rsidDel="0002561D">
          <w:delText xml:space="preserve">age </w:delText>
        </w:r>
      </w:del>
      <w:r w:rsidRPr="00DC1ED3">
        <w:t>6)</w:t>
      </w:r>
    </w:p>
    <w:p w14:paraId="14ED9872" w14:textId="61F0CACC" w:rsidR="007E1C2B" w:rsidRPr="00DC1ED3" w:rsidRDefault="007E1C2B" w:rsidP="00DC1ED3">
      <w:pPr>
        <w:pStyle w:val="List"/>
      </w:pPr>
      <w:r w:rsidRPr="00DC1ED3">
        <w:t>“Make sure to run and also look for bears.”</w:t>
      </w:r>
      <w:r w:rsidR="00DC1ED3">
        <w:t>—</w:t>
      </w:r>
      <w:r w:rsidRPr="00DC1ED3">
        <w:t>Levi (7)</w:t>
      </w:r>
    </w:p>
    <w:p w14:paraId="79FE04DC" w14:textId="14230882" w:rsidR="007E1C2B" w:rsidRPr="00DC1ED3" w:rsidRDefault="007E1C2B" w:rsidP="00DC1ED3">
      <w:pPr>
        <w:pStyle w:val="List"/>
      </w:pPr>
      <w:r w:rsidRPr="00DC1ED3">
        <w:lastRenderedPageBreak/>
        <w:t>“You might want to bring pants and a sweatshirt with a hood. Because that one time I brought no pants and a sweatshirt with no hood.”</w:t>
      </w:r>
      <w:r w:rsidR="00DC1ED3">
        <w:t>—</w:t>
      </w:r>
      <w:ins w:id="15" w:author="Rosenberg, Joshua" w:date="2026-04-09T16:15:00Z" w16du:dateUtc="2026-04-09T21:15:00Z">
        <w:r w:rsidR="0002561D">
          <w:t>Gordon</w:t>
        </w:r>
      </w:ins>
      <w:del w:id="16" w:author="Rosenberg, Joshua" w:date="2026-04-09T16:15:00Z" w16du:dateUtc="2026-04-09T21:15:00Z">
        <w:r w:rsidRPr="00DC1ED3" w:rsidDel="0002561D">
          <w:delText>G.H</w:delText>
        </w:r>
      </w:del>
      <w:r w:rsidRPr="00DC1ED3">
        <w:t>. (9)</w:t>
      </w:r>
    </w:p>
    <w:p w14:paraId="210D55A6" w14:textId="30E7117A" w:rsidR="007E1C2B" w:rsidRPr="00DC1ED3" w:rsidRDefault="007E1C2B" w:rsidP="00DC1ED3">
      <w:pPr>
        <w:pStyle w:val="List"/>
      </w:pPr>
      <w:r w:rsidRPr="00DC1ED3">
        <w:t>“Games and stories are better when made up on the fly.”</w:t>
      </w:r>
      <w:r w:rsidR="00DC1ED3">
        <w:t>—</w:t>
      </w:r>
      <w:r w:rsidRPr="00DC1ED3">
        <w:t>D</w:t>
      </w:r>
      <w:ins w:id="17" w:author="Rosenberg, Joshua" w:date="2026-04-09T16:15:00Z" w16du:dateUtc="2026-04-09T21:15:00Z">
        <w:r w:rsidR="0002561D">
          <w:t>iego</w:t>
        </w:r>
      </w:ins>
      <w:del w:id="18" w:author="Rosenberg, Joshua" w:date="2026-04-09T16:15:00Z" w16du:dateUtc="2026-04-09T21:15:00Z">
        <w:r w:rsidRPr="00DC1ED3" w:rsidDel="0002561D">
          <w:delText>.</w:delText>
        </w:r>
      </w:del>
      <w:r w:rsidRPr="00DC1ED3">
        <w:t xml:space="preserve"> (9)</w:t>
      </w:r>
    </w:p>
    <w:p w14:paraId="179B802C" w14:textId="359DCAB7" w:rsidR="007E1C2B" w:rsidRDefault="007E1C2B">
      <w:pPr>
        <w:pStyle w:val="FirstParagraph"/>
      </w:pPr>
      <w:r>
        <w:t xml:space="preserve">The next </w:t>
      </w:r>
      <w:r w:rsidR="00DC1ED3">
        <w:t>section</w:t>
      </w:r>
      <w:r>
        <w:t xml:space="preserve"> offers some guidance on how to pick a trail.</w:t>
      </w:r>
    </w:p>
    <w:bookmarkEnd w:id="4"/>
    <w:bookmarkEnd w:id="12"/>
    <w:p w14:paraId="1BBE4BD7" w14:textId="77777777" w:rsidR="007E1C2B" w:rsidRPr="00DC1ED3" w:rsidRDefault="007E1C2B" w:rsidP="00DC1ED3"/>
    <w:p w14:paraId="34C9FA53" w14:textId="77777777" w:rsidR="007E1C2B" w:rsidRPr="00DC1ED3" w:rsidRDefault="007E1C2B" w:rsidP="00DC1ED3">
      <w:pPr>
        <w:pStyle w:val="A-Head"/>
      </w:pPr>
      <w:bookmarkStart w:id="19" w:name="finding-a-hike"/>
      <w:r>
        <w:t>Finding a Hike</w:t>
      </w:r>
    </w:p>
    <w:p w14:paraId="1112165E" w14:textId="3D66F8FB" w:rsidR="007E1C2B" w:rsidRDefault="00DC1ED3" w:rsidP="003E1966">
      <w:r>
        <w:rPr>
          <w:b/>
          <w:bCs/>
        </w:rPr>
        <w:t>***</w:t>
      </w:r>
      <w:r w:rsidR="007E1C2B">
        <w:rPr>
          <w:b/>
          <w:bCs/>
        </w:rPr>
        <w:t>Fig</w:t>
      </w:r>
      <w:r w:rsidR="003E1966">
        <w:rPr>
          <w:b/>
          <w:bCs/>
        </w:rPr>
        <w:t xml:space="preserve">s, </w:t>
      </w:r>
      <w:r w:rsidR="003E1966">
        <w:t>1</w:t>
      </w:r>
      <w:r>
        <w:t xml:space="preserve">.8. </w:t>
      </w:r>
      <w:r w:rsidR="007E1C2B">
        <w:t>kids-swamp.jpg</w:t>
      </w:r>
      <w:r w:rsidR="003E1966">
        <w:t>, 1</w:t>
      </w:r>
      <w:r>
        <w:t xml:space="preserve">.9. </w:t>
      </w:r>
      <w:r w:rsidR="007E1C2B">
        <w:t>rocky-trail.jpg</w:t>
      </w:r>
      <w:r w:rsidR="003E1966">
        <w:t>, 1</w:t>
      </w:r>
      <w:r>
        <w:t xml:space="preserve">.10. </w:t>
      </w:r>
      <w:r w:rsidR="007E1C2B">
        <w:t>kids-walking-abrams.jpeg</w:t>
      </w:r>
    </w:p>
    <w:p w14:paraId="7DF0C500" w14:textId="77777777" w:rsidR="007E1C2B" w:rsidRDefault="007E1C2B" w:rsidP="00DC1ED3">
      <w:r>
        <w:t xml:space="preserve">Lists of </w:t>
      </w:r>
      <w:r w:rsidRPr="00DC1ED3">
        <w:t>the</w:t>
      </w:r>
      <w:r>
        <w:rPr>
          <w:i/>
          <w:iCs/>
        </w:rPr>
        <w:t xml:space="preserve"> best</w:t>
      </w:r>
      <w:r>
        <w:t xml:space="preserve"> hikes are helpful, but they can lead you to trails that are far away, crowded, and not suited to young kids. Furthermore, what even is </w:t>
      </w:r>
      <w:r>
        <w:rPr>
          <w:i/>
          <w:iCs/>
        </w:rPr>
        <w:t>the best</w:t>
      </w:r>
      <w:r>
        <w:t xml:space="preserve"> trail to kids?</w:t>
      </w:r>
    </w:p>
    <w:p w14:paraId="18C27B53" w14:textId="40F25163" w:rsidR="007E1C2B" w:rsidRDefault="00DC1ED3" w:rsidP="00DC1ED3">
      <w:r>
        <w:tab/>
      </w:r>
      <w:r w:rsidR="007E1C2B">
        <w:t>We bet you’ve had the experience on a family trip to someplace special only for your kiddo to be captivated by the stairs near the entrance or some random stick on the side of the trail.</w:t>
      </w:r>
    </w:p>
    <w:p w14:paraId="7801EF66" w14:textId="3B4DC309" w:rsidR="007E1C2B" w:rsidRDefault="00DC1ED3" w:rsidP="00DC1ED3">
      <w:r>
        <w:tab/>
      </w:r>
      <w:r w:rsidR="007E1C2B">
        <w:t xml:space="preserve">There’s something similar when it comes to finding a hike: Which hike is the best can be </w:t>
      </w:r>
      <w:proofErr w:type="gramStart"/>
      <w:r w:rsidR="007E1C2B">
        <w:t>really hard</w:t>
      </w:r>
      <w:proofErr w:type="gramEnd"/>
      <w:r w:rsidR="007E1C2B">
        <w:t xml:space="preserve"> to predict in advance!</w:t>
      </w:r>
    </w:p>
    <w:p w14:paraId="7D4A0A7F" w14:textId="151345BC" w:rsidR="007E1C2B" w:rsidRDefault="00DC1ED3" w:rsidP="00DC1ED3">
      <w:r>
        <w:tab/>
      </w:r>
      <w:r w:rsidR="007E1C2B">
        <w:t>Still, we think you can set yourself up for success: We picked the hikes that are in the sweet spot for parents of younger children: not too far away, not so challenging as to be discouraging to kids and their parents; near amenities; and scenic and rewarding to accomplish.</w:t>
      </w:r>
    </w:p>
    <w:p w14:paraId="1C81A04D" w14:textId="22B2D47F" w:rsidR="007E1C2B" w:rsidRDefault="00DC1ED3" w:rsidP="00DC1ED3">
      <w:r>
        <w:tab/>
      </w:r>
      <w:r w:rsidR="007E1C2B">
        <w:t>Let’s start with where these hikes are located.</w:t>
      </w:r>
    </w:p>
    <w:p w14:paraId="330C5090" w14:textId="77777777" w:rsidR="00DC1ED3" w:rsidRDefault="00DC1ED3" w:rsidP="00DC1ED3"/>
    <w:p w14:paraId="33EF6EAF" w14:textId="25A9E460" w:rsidR="007E1C2B" w:rsidRDefault="00DC1ED3" w:rsidP="00DC1ED3">
      <w:pPr>
        <w:pStyle w:val="B-head"/>
      </w:pPr>
      <w:bookmarkStart w:id="20" w:name="where-the-hikes-are"/>
      <w:r>
        <w:t>Hike Locations</w:t>
      </w:r>
    </w:p>
    <w:p w14:paraId="0375F8B5" w14:textId="77777777" w:rsidR="007E1C2B" w:rsidRDefault="007E1C2B" w:rsidP="00DC1ED3">
      <w:proofErr w:type="gramStart"/>
      <w:r>
        <w:lastRenderedPageBreak/>
        <w:t>All of</w:t>
      </w:r>
      <w:proofErr w:type="gramEnd"/>
      <w:r>
        <w:t xml:space="preserve"> the hikes are near Knoxville—from just a few minutes to within an hour or two drive (but no longer). Following our focus on hiking with younger children, most of the hikes are within an hour’s drive of Knoxville.</w:t>
      </w:r>
    </w:p>
    <w:p w14:paraId="5FD2F605" w14:textId="73DBB3DB" w:rsidR="007E1C2B" w:rsidRDefault="00DC1ED3" w:rsidP="00DC1ED3">
      <w:r>
        <w:tab/>
      </w:r>
      <w:r w:rsidR="007E1C2B">
        <w:t>They are in three regions:</w:t>
      </w:r>
    </w:p>
    <w:p w14:paraId="3B34F57C" w14:textId="77777777" w:rsidR="007E1C2B" w:rsidRDefault="007E1C2B" w:rsidP="00DC1ED3">
      <w:pPr>
        <w:pStyle w:val="List"/>
      </w:pPr>
      <w:r>
        <w:rPr>
          <w:b/>
          <w:bCs/>
        </w:rPr>
        <w:t>In and around Knoxville</w:t>
      </w:r>
      <w:r>
        <w:t>: Hikes within the Knoxville city limits to those within a 30-minute drive.</w:t>
      </w:r>
    </w:p>
    <w:p w14:paraId="79BA5D73" w14:textId="77777777" w:rsidR="007E1C2B" w:rsidRDefault="007E1C2B" w:rsidP="00DC1ED3">
      <w:pPr>
        <w:pStyle w:val="List"/>
      </w:pPr>
      <w:r>
        <w:rPr>
          <w:b/>
          <w:bCs/>
        </w:rPr>
        <w:t>The Cumberland Plateau</w:t>
      </w:r>
      <w:r>
        <w:t>: An often under-appreciated but fantastic region of rock outcroppings and wild rivers to the West and North of Knoxville. The hikes in this region are from around one to two hours from Knoxville, with most being close to one hour.</w:t>
      </w:r>
    </w:p>
    <w:p w14:paraId="7DA008F3" w14:textId="77777777" w:rsidR="007E1C2B" w:rsidRDefault="007E1C2B" w:rsidP="00DC1ED3">
      <w:pPr>
        <w:pStyle w:val="List"/>
      </w:pPr>
      <w:r>
        <w:rPr>
          <w:b/>
          <w:bCs/>
        </w:rPr>
        <w:t>The Great Smoky Mountains National Park</w:t>
      </w:r>
      <w:r>
        <w:t>: The most-visited and the most biodiverse national park—right in Knoxville’s backyard. These are mostly around an hour from Knoxville, though a few are closer to two hours.</w:t>
      </w:r>
    </w:p>
    <w:p w14:paraId="1BB7687F" w14:textId="77777777" w:rsidR="00DC1ED3" w:rsidRDefault="00DC1ED3" w:rsidP="00DC1ED3">
      <w:pPr>
        <w:pStyle w:val="List"/>
      </w:pPr>
    </w:p>
    <w:p w14:paraId="7F843BFF" w14:textId="084D8306" w:rsidR="007E1C2B" w:rsidRDefault="007E1C2B" w:rsidP="00DC1ED3">
      <w:pPr>
        <w:pStyle w:val="B-head"/>
      </w:pPr>
      <w:bookmarkStart w:id="21" w:name="choosing-where-to-hike"/>
      <w:bookmarkEnd w:id="20"/>
      <w:r>
        <w:t xml:space="preserve">Choosing </w:t>
      </w:r>
      <w:r w:rsidR="00DC1ED3">
        <w:t>W</w:t>
      </w:r>
      <w:r>
        <w:t xml:space="preserve">here to </w:t>
      </w:r>
      <w:r w:rsidR="00DC1ED3">
        <w:t>H</w:t>
      </w:r>
      <w:r>
        <w:t>ike</w:t>
      </w:r>
    </w:p>
    <w:p w14:paraId="0EFEB13B" w14:textId="77777777" w:rsidR="007E1C2B" w:rsidRDefault="007E1C2B" w:rsidP="00DC1ED3">
      <w:r>
        <w:t>Some trails are short, flat, and on a paved surface. Others are longer, steeper, or rockier. How do you find which one is best for you?</w:t>
      </w:r>
    </w:p>
    <w:p w14:paraId="5BE1E731" w14:textId="67B8BEA1" w:rsidR="007E1C2B" w:rsidRDefault="00DC1ED3" w:rsidP="00DC1ED3">
      <w:r>
        <w:tab/>
      </w:r>
      <w:r w:rsidR="007E1C2B">
        <w:t>This book has three sections, one each for hikes in and around Knoxville, on the Cumberland Plateau, and in the Great Smoky Mountains National Park. Within each section, we organized each hike loosely along the lines of those we’d recommend first.</w:t>
      </w:r>
    </w:p>
    <w:p w14:paraId="046F3CF0" w14:textId="57720955" w:rsidR="007E1C2B" w:rsidRDefault="00DC1ED3" w:rsidP="00DC1ED3">
      <w:r>
        <w:lastRenderedPageBreak/>
        <w:tab/>
      </w:r>
      <w:r w:rsidR="007E1C2B">
        <w:t>Thus, the first few hikes in each section are what we think of as “sure bets.” Get the weather right, pack a bunch of snacks, and we think you’ll likely have a good time. We also created a list of Top 5 Hikes that can help with choosing where to hike first.</w:t>
      </w:r>
    </w:p>
    <w:p w14:paraId="3A817983" w14:textId="3235410D" w:rsidR="007E1C2B" w:rsidRDefault="00DC1ED3" w:rsidP="00DC1ED3">
      <w:r>
        <w:tab/>
      </w:r>
      <w:r w:rsidR="007E1C2B">
        <w:t>For example, Seven Islands in Knoxville is a reliable choice, with paved paths, beautiful views, and plenty of spots for kids to explore. Indeed, if you haven’t hiked there yet and the weather is good, we recommend you stop reading now and head out!</w:t>
      </w:r>
    </w:p>
    <w:p w14:paraId="141F6485" w14:textId="29FEB118" w:rsidR="007E1C2B" w:rsidRPr="006C42ED" w:rsidRDefault="00DC1ED3" w:rsidP="00DC1ED3">
      <w:r w:rsidRPr="006C42ED">
        <w:tab/>
      </w:r>
      <w:r w:rsidR="007E1C2B" w:rsidRPr="006C42ED">
        <w:t xml:space="preserve">Each chapter has a lot of information you can use to choose your hike—particularly information in the </w:t>
      </w:r>
      <w:r w:rsidR="007E1C2B" w:rsidRPr="006C42ED">
        <w:rPr>
          <w:rPrChange w:id="22" w:author="Rosenberg, Joshua" w:date="2026-04-10T15:27:00Z" w16du:dateUtc="2026-04-10T19:27:00Z">
            <w:rPr>
              <w:b/>
              <w:bCs/>
            </w:rPr>
          </w:rPrChange>
        </w:rPr>
        <w:t>Overview</w:t>
      </w:r>
      <w:r w:rsidR="007E1C2B" w:rsidRPr="006C42ED">
        <w:t xml:space="preserve"> and </w:t>
      </w:r>
      <w:r w:rsidR="007E1C2B" w:rsidRPr="006C42ED">
        <w:rPr>
          <w:rPrChange w:id="23" w:author="Rosenberg, Joshua" w:date="2026-04-10T15:27:00Z" w16du:dateUtc="2026-04-10T19:27:00Z">
            <w:rPr>
              <w:b/>
              <w:bCs/>
            </w:rPr>
          </w:rPrChange>
        </w:rPr>
        <w:t>Key Characteristics</w:t>
      </w:r>
      <w:r w:rsidR="007E1C2B" w:rsidRPr="006C42ED">
        <w:t xml:space="preserve"> sections. You can </w:t>
      </w:r>
      <w:ins w:id="24" w:author="Rosenberg, Joshua" w:date="2026-04-07T21:24:00Z" w16du:dateUtc="2026-04-08T02:24:00Z">
        <w:r w:rsidR="00EC502B" w:rsidRPr="006C42ED">
          <w:t xml:space="preserve">use </w:t>
        </w:r>
      </w:ins>
      <w:r w:rsidR="007E1C2B" w:rsidRPr="006C42ED">
        <w:t xml:space="preserve">those for inspiration. </w:t>
      </w:r>
      <w:del w:id="25" w:author="Rosenberg, Joshua" w:date="2026-04-09T16:20:00Z" w16du:dateUtc="2026-04-09T21:20:00Z">
        <w:r w:rsidR="007E1C2B" w:rsidRPr="006C42ED" w:rsidDel="00BF1017">
          <w:delText xml:space="preserve">All of the key characteristics are also provided in a table in the Overview section for easy review. </w:delText>
        </w:r>
      </w:del>
      <w:r w:rsidR="007E1C2B" w:rsidRPr="006C42ED">
        <w:t xml:space="preserve">We go more </w:t>
      </w:r>
      <w:r w:rsidR="00BB7F8D" w:rsidRPr="006C42ED">
        <w:t>in-</w:t>
      </w:r>
      <w:r w:rsidR="007E1C2B" w:rsidRPr="006C42ED">
        <w:t>depth on these and other considerations for your first hike in the next section.</w:t>
      </w:r>
    </w:p>
    <w:bookmarkEnd w:id="19"/>
    <w:bookmarkEnd w:id="21"/>
    <w:p w14:paraId="491F54E8" w14:textId="77777777" w:rsidR="007E1C2B" w:rsidRDefault="007E1C2B" w:rsidP="18FC763F">
      <w:pPr>
        <w:spacing w:line="259" w:lineRule="auto"/>
        <w:rPr>
          <w:rFonts w:ascii="Aptos" w:eastAsia="Aptos" w:hAnsi="Aptos" w:cs="Aptos"/>
          <w:color w:val="000000" w:themeColor="text1"/>
        </w:rPr>
      </w:pPr>
    </w:p>
    <w:sectPr w:rsidR="007E1C2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E6449E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C4F688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7248C4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1CC32487"/>
    <w:multiLevelType w:val="hybridMultilevel"/>
    <w:tmpl w:val="0FA0DF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BCB5473"/>
    <w:multiLevelType w:val="multilevel"/>
    <w:tmpl w:val="550407E0"/>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1DB2DFA"/>
    <w:multiLevelType w:val="hybridMultilevel"/>
    <w:tmpl w:val="3536C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4BD559"/>
    <w:multiLevelType w:val="multilevel"/>
    <w:tmpl w:val="BE843FA8"/>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700550170">
    <w:abstractNumId w:val="4"/>
  </w:num>
  <w:num w:numId="2" w16cid:durableId="802768979">
    <w:abstractNumId w:val="6"/>
  </w:num>
  <w:num w:numId="3" w16cid:durableId="711878600">
    <w:abstractNumId w:val="1"/>
  </w:num>
  <w:num w:numId="4" w16cid:durableId="728236317">
    <w:abstractNumId w:val="2"/>
  </w:num>
  <w:num w:numId="5" w16cid:durableId="361520555">
    <w:abstractNumId w:val="0"/>
  </w:num>
  <w:num w:numId="6" w16cid:durableId="890774256">
    <w:abstractNumId w:val="0"/>
  </w:num>
  <w:num w:numId="7" w16cid:durableId="1948586622">
    <w:abstractNumId w:val="3"/>
  </w:num>
  <w:num w:numId="8" w16cid:durableId="94584717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enberg, Joshua">
    <w15:presenceInfo w15:providerId="AD" w15:userId="S::jrosenb8@utk.edu::8f4a504e-a175-48f5-a165-553d01a57c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53A7B8"/>
    <w:rsid w:val="00022D9F"/>
    <w:rsid w:val="0002561D"/>
    <w:rsid w:val="001E6AE4"/>
    <w:rsid w:val="00325110"/>
    <w:rsid w:val="003A08BE"/>
    <w:rsid w:val="003E1966"/>
    <w:rsid w:val="00436A03"/>
    <w:rsid w:val="00524C40"/>
    <w:rsid w:val="00585918"/>
    <w:rsid w:val="00593656"/>
    <w:rsid w:val="00695A34"/>
    <w:rsid w:val="006C42ED"/>
    <w:rsid w:val="007E1C2B"/>
    <w:rsid w:val="00BB7F8D"/>
    <w:rsid w:val="00BF1017"/>
    <w:rsid w:val="00D11733"/>
    <w:rsid w:val="00D619BB"/>
    <w:rsid w:val="00DC1ED3"/>
    <w:rsid w:val="00DC416A"/>
    <w:rsid w:val="00EC502B"/>
    <w:rsid w:val="00F83AC8"/>
    <w:rsid w:val="00F92692"/>
    <w:rsid w:val="0153A7B8"/>
    <w:rsid w:val="0C272204"/>
    <w:rsid w:val="18FC763F"/>
    <w:rsid w:val="322864B2"/>
    <w:rsid w:val="3C2C78AD"/>
    <w:rsid w:val="405AA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02845F"/>
  <w15:docId w15:val="{9861490B-939B-4B8D-93EF-87C2B33C2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uiPriority="99"/>
    <w:lsdException w:name="Normal Indent" w:uiPriority="99"/>
    <w:lsdException w:name="List" w:uiPriority="99"/>
    <w:lsdException w:name="List Bulle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1C2B"/>
    <w:pPr>
      <w:spacing w:after="0" w:line="480" w:lineRule="auto"/>
    </w:pPr>
    <w:rPr>
      <w:rFonts w:eastAsiaTheme="minorEastAsi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7E1C2B"/>
    <w:pPr>
      <w:numPr>
        <w:ilvl w:val="1"/>
      </w:numPr>
    </w:pPr>
    <w:rPr>
      <w:rFonts w:ascii="Arial" w:eastAsiaTheme="majorEastAsia" w:hAnsi="Arial" w:cstheme="majorBidi"/>
      <w:iCs/>
      <w:spacing w:val="15"/>
      <w:sz w:val="28"/>
    </w:rPr>
  </w:style>
  <w:style w:type="character" w:customStyle="1" w:styleId="SubtitleChar">
    <w:name w:val="Subtitle Char"/>
    <w:basedOn w:val="DefaultParagraphFont"/>
    <w:link w:val="Subtitle"/>
    <w:uiPriority w:val="11"/>
    <w:rsid w:val="007E1C2B"/>
    <w:rPr>
      <w:rFonts w:ascii="Arial" w:eastAsiaTheme="majorEastAsia" w:hAnsi="Arial" w:cstheme="majorBidi"/>
      <w:iCs/>
      <w:spacing w:val="15"/>
      <w:sz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A-Head">
    <w:name w:val="A-Head"/>
    <w:basedOn w:val="Normal"/>
    <w:qFormat/>
    <w:rsid w:val="007E1C2B"/>
    <w:pPr>
      <w:jc w:val="center"/>
    </w:pPr>
    <w:rPr>
      <w:rFonts w:ascii="Arial" w:hAnsi="Arial"/>
      <w:b/>
      <w:sz w:val="32"/>
    </w:rPr>
  </w:style>
  <w:style w:type="paragraph" w:customStyle="1" w:styleId="author0">
    <w:name w:val="author"/>
    <w:basedOn w:val="Normal"/>
    <w:qFormat/>
    <w:rsid w:val="007E1C2B"/>
    <w:pPr>
      <w:ind w:left="720"/>
    </w:pPr>
    <w:rPr>
      <w:sz w:val="28"/>
    </w:rPr>
  </w:style>
  <w:style w:type="paragraph" w:customStyle="1" w:styleId="B-head">
    <w:name w:val="B-head"/>
    <w:basedOn w:val="Normal"/>
    <w:qFormat/>
    <w:rsid w:val="007E1C2B"/>
    <w:pPr>
      <w:ind w:left="720"/>
    </w:pPr>
    <w:rPr>
      <w:rFonts w:ascii="Arial" w:hAnsi="Arial"/>
      <w:sz w:val="32"/>
    </w:rPr>
  </w:style>
  <w:style w:type="paragraph" w:customStyle="1" w:styleId="biblio">
    <w:name w:val="biblio"/>
    <w:basedOn w:val="Normal"/>
    <w:qFormat/>
    <w:rsid w:val="007E1C2B"/>
    <w:pPr>
      <w:ind w:left="720" w:hanging="720"/>
    </w:pPr>
  </w:style>
  <w:style w:type="paragraph" w:customStyle="1" w:styleId="blockquote">
    <w:name w:val="block quote"/>
    <w:basedOn w:val="Normal"/>
    <w:qFormat/>
    <w:rsid w:val="007E1C2B"/>
    <w:pPr>
      <w:ind w:left="720" w:right="720"/>
    </w:pPr>
  </w:style>
  <w:style w:type="character" w:customStyle="1" w:styleId="bold1">
    <w:name w:val="bold 1"/>
    <w:basedOn w:val="DefaultParagraphFont"/>
    <w:uiPriority w:val="1"/>
    <w:qFormat/>
    <w:rsid w:val="007E1C2B"/>
    <w:rPr>
      <w:rFonts w:asciiTheme="minorHAnsi" w:hAnsiTheme="minorHAnsi"/>
      <w:b/>
      <w:i w:val="0"/>
      <w:sz w:val="24"/>
    </w:rPr>
  </w:style>
  <w:style w:type="paragraph" w:customStyle="1" w:styleId="C-head">
    <w:name w:val="C-head"/>
    <w:basedOn w:val="Normal"/>
    <w:qFormat/>
    <w:rsid w:val="007E1C2B"/>
    <w:rPr>
      <w:rFonts w:ascii="Arial" w:hAnsi="Arial"/>
      <w:u w:val="single"/>
    </w:rPr>
  </w:style>
  <w:style w:type="paragraph" w:customStyle="1" w:styleId="Caption1">
    <w:name w:val="Caption1"/>
    <w:basedOn w:val="Normal"/>
    <w:qFormat/>
    <w:rsid w:val="007E1C2B"/>
  </w:style>
  <w:style w:type="paragraph" w:customStyle="1" w:styleId="center">
    <w:name w:val="center"/>
    <w:basedOn w:val="Normal"/>
    <w:qFormat/>
    <w:rsid w:val="007E1C2B"/>
    <w:pPr>
      <w:jc w:val="center"/>
    </w:pPr>
  </w:style>
  <w:style w:type="paragraph" w:customStyle="1" w:styleId="ChapterNumber">
    <w:name w:val="Chapter Number"/>
    <w:basedOn w:val="Normal"/>
    <w:qFormat/>
    <w:rsid w:val="007E1C2B"/>
    <w:rPr>
      <w:rFonts w:ascii="Arial" w:hAnsi="Arial"/>
      <w:b/>
      <w:sz w:val="40"/>
    </w:rPr>
  </w:style>
  <w:style w:type="paragraph" w:customStyle="1" w:styleId="ChapterTitle">
    <w:name w:val="Chapter Title"/>
    <w:basedOn w:val="ChapterNumber"/>
    <w:qFormat/>
    <w:rsid w:val="007E1C2B"/>
  </w:style>
  <w:style w:type="paragraph" w:customStyle="1" w:styleId="eipigraphsource">
    <w:name w:val="eipigraph source"/>
    <w:basedOn w:val="Normal"/>
    <w:qFormat/>
    <w:rsid w:val="007E1C2B"/>
    <w:pPr>
      <w:ind w:right="720"/>
      <w:jc w:val="right"/>
    </w:pPr>
  </w:style>
  <w:style w:type="paragraph" w:customStyle="1" w:styleId="epigraphchapteropener">
    <w:name w:val="epigraph chapter opener"/>
    <w:basedOn w:val="blockquote"/>
    <w:qFormat/>
    <w:rsid w:val="007E1C2B"/>
  </w:style>
  <w:style w:type="paragraph" w:customStyle="1" w:styleId="Epigraphintext">
    <w:name w:val="Epigraph in text"/>
    <w:basedOn w:val="epigraphchapteropener"/>
    <w:qFormat/>
    <w:rsid w:val="007E1C2B"/>
  </w:style>
  <w:style w:type="paragraph" w:customStyle="1" w:styleId="poetry">
    <w:name w:val="poetry"/>
    <w:basedOn w:val="Normal"/>
    <w:qFormat/>
    <w:rsid w:val="007E1C2B"/>
    <w:pPr>
      <w:ind w:left="1080" w:right="1080"/>
    </w:pPr>
  </w:style>
  <w:style w:type="paragraph" w:customStyle="1" w:styleId="Extracthead">
    <w:name w:val="Extract head"/>
    <w:basedOn w:val="poetry"/>
    <w:qFormat/>
    <w:rsid w:val="007E1C2B"/>
    <w:rPr>
      <w:b/>
    </w:rPr>
  </w:style>
  <w:style w:type="paragraph" w:styleId="Index1">
    <w:name w:val="index 1"/>
    <w:basedOn w:val="Normal"/>
    <w:next w:val="Normal"/>
    <w:autoRedefine/>
    <w:uiPriority w:val="99"/>
    <w:unhideWhenUsed/>
    <w:rsid w:val="007E1C2B"/>
    <w:pPr>
      <w:ind w:left="360" w:hanging="360"/>
    </w:pPr>
  </w:style>
  <w:style w:type="character" w:customStyle="1" w:styleId="ital1">
    <w:name w:val="ital 1"/>
    <w:basedOn w:val="DefaultParagraphFont"/>
    <w:uiPriority w:val="1"/>
    <w:qFormat/>
    <w:rsid w:val="007E1C2B"/>
    <w:rPr>
      <w:rFonts w:asciiTheme="minorHAnsi" w:hAnsiTheme="minorHAnsi"/>
      <w:b w:val="0"/>
      <w:i/>
      <w:sz w:val="24"/>
    </w:rPr>
  </w:style>
  <w:style w:type="paragraph" w:styleId="ListBullet">
    <w:name w:val="List Bullet"/>
    <w:basedOn w:val="Normal"/>
    <w:uiPriority w:val="99"/>
    <w:unhideWhenUsed/>
    <w:rsid w:val="007E1C2B"/>
    <w:pPr>
      <w:numPr>
        <w:numId w:val="6"/>
      </w:numPr>
      <w:contextualSpacing/>
    </w:pPr>
  </w:style>
  <w:style w:type="paragraph" w:styleId="List">
    <w:name w:val="List"/>
    <w:aliases w:val="List unnumbered"/>
    <w:basedOn w:val="Normal"/>
    <w:uiPriority w:val="99"/>
    <w:unhideWhenUsed/>
    <w:rsid w:val="007E1C2B"/>
    <w:pPr>
      <w:ind w:left="1080" w:hanging="360"/>
      <w:contextualSpacing/>
    </w:pPr>
  </w:style>
  <w:style w:type="paragraph" w:styleId="NormalIndent">
    <w:name w:val="Normal Indent"/>
    <w:basedOn w:val="Normal"/>
    <w:uiPriority w:val="99"/>
    <w:unhideWhenUsed/>
    <w:rsid w:val="007E1C2B"/>
    <w:pPr>
      <w:ind w:left="720"/>
    </w:pPr>
  </w:style>
  <w:style w:type="paragraph" w:customStyle="1" w:styleId="notes">
    <w:name w:val="notes"/>
    <w:basedOn w:val="Normal"/>
    <w:qFormat/>
    <w:rsid w:val="007E1C2B"/>
    <w:pPr>
      <w:ind w:firstLine="720"/>
    </w:pPr>
  </w:style>
  <w:style w:type="paragraph" w:customStyle="1" w:styleId="Noteextract">
    <w:name w:val="Note extract"/>
    <w:basedOn w:val="notes"/>
    <w:qFormat/>
    <w:rsid w:val="007E1C2B"/>
    <w:pPr>
      <w:ind w:left="720" w:right="720" w:firstLine="0"/>
    </w:pPr>
  </w:style>
  <w:style w:type="paragraph" w:customStyle="1" w:styleId="ornament">
    <w:name w:val="ornament"/>
    <w:basedOn w:val="center"/>
    <w:qFormat/>
    <w:rsid w:val="007E1C2B"/>
  </w:style>
  <w:style w:type="paragraph" w:customStyle="1" w:styleId="PartTitle">
    <w:name w:val="Part Title"/>
    <w:basedOn w:val="Normal"/>
    <w:qFormat/>
    <w:rsid w:val="007E1C2B"/>
    <w:pPr>
      <w:jc w:val="center"/>
    </w:pPr>
    <w:rPr>
      <w:rFonts w:ascii="Arial" w:hAnsi="Arial"/>
      <w:b/>
      <w:bCs/>
      <w:smallCaps/>
      <w:sz w:val="48"/>
      <w:szCs w:val="48"/>
    </w:rPr>
  </w:style>
  <w:style w:type="paragraph" w:customStyle="1" w:styleId="SmallA-head">
    <w:name w:val="Small A-head"/>
    <w:basedOn w:val="A-Head"/>
    <w:qFormat/>
    <w:rsid w:val="007E1C2B"/>
    <w:rPr>
      <w:sz w:val="28"/>
    </w:rPr>
  </w:style>
  <w:style w:type="character" w:customStyle="1" w:styleId="smallcaps">
    <w:name w:val="small caps"/>
    <w:basedOn w:val="DefaultParagraphFont"/>
    <w:uiPriority w:val="1"/>
    <w:qFormat/>
    <w:rsid w:val="007E1C2B"/>
    <w:rPr>
      <w:rFonts w:ascii="Calibri" w:hAnsi="Calibri"/>
      <w:b w:val="0"/>
      <w:i w:val="0"/>
      <w:caps w:val="0"/>
      <w:smallCaps/>
      <w:strike w:val="0"/>
      <w:dstrike w:val="0"/>
      <w:vanish w:val="0"/>
      <w:sz w:val="24"/>
      <w:vertAlign w:val="baseline"/>
    </w:rPr>
  </w:style>
  <w:style w:type="paragraph" w:customStyle="1" w:styleId="SmallChapterHead">
    <w:name w:val="Small Chapter Head"/>
    <w:basedOn w:val="ChapterNumber"/>
    <w:qFormat/>
    <w:rsid w:val="007E1C2B"/>
    <w:rPr>
      <w:sz w:val="36"/>
    </w:rPr>
  </w:style>
  <w:style w:type="character" w:customStyle="1" w:styleId="underline">
    <w:name w:val="underline"/>
    <w:basedOn w:val="DefaultParagraphFont"/>
    <w:uiPriority w:val="1"/>
    <w:qFormat/>
    <w:rsid w:val="007E1C2B"/>
    <w:rPr>
      <w:u w:val="single"/>
    </w:rPr>
  </w:style>
  <w:style w:type="paragraph" w:styleId="ListParagraph">
    <w:name w:val="List Paragraph"/>
    <w:basedOn w:val="Normal"/>
    <w:rsid w:val="00DC1ED3"/>
    <w:pPr>
      <w:ind w:left="720"/>
      <w:contextualSpacing/>
    </w:pPr>
  </w:style>
  <w:style w:type="paragraph" w:styleId="Revision">
    <w:name w:val="Revision"/>
    <w:hidden/>
    <w:rsid w:val="00524C40"/>
    <w:pPr>
      <w:spacing w:after="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1806</Words>
  <Characters>8418</Characters>
  <Application>Microsoft Office Word</Application>
  <DocSecurity>0</DocSecurity>
  <Lines>183</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Thomas Wells</dc:creator>
  <cp:keywords/>
  <cp:lastModifiedBy>Rosenberg, Joshua</cp:lastModifiedBy>
  <cp:revision>18</cp:revision>
  <dcterms:created xsi:type="dcterms:W3CDTF">2026-01-15T17:30:00Z</dcterms:created>
  <dcterms:modified xsi:type="dcterms:W3CDTF">2026-04-10T19:27:00Z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