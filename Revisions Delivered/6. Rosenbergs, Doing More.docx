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79F4" w14:textId="0A67EE9E" w:rsidR="2BE3A5E1" w:rsidRDefault="2BE3A5E1" w:rsidP="00C81053">
      <w:pPr>
        <w:pStyle w:val="ChapterTitle"/>
      </w:pPr>
      <w:bookmarkStart w:id="0" w:name="the-great-smoky-mountains-national-park"/>
      <w:bookmarkEnd w:id="0"/>
      <w:r w:rsidRPr="1EC9CD5F">
        <w:rPr>
          <w:rFonts w:eastAsia="Aptos Display"/>
        </w:rPr>
        <w:t>Doing More</w:t>
      </w:r>
    </w:p>
    <w:p w14:paraId="57BFD355" w14:textId="7AAC2C35" w:rsidR="2BE3A5E1" w:rsidRDefault="00C81053" w:rsidP="00C81053">
      <w:pPr>
        <w:rPr>
          <w:rFonts w:eastAsia="Aptos"/>
        </w:rPr>
      </w:pPr>
      <w:r>
        <w:rPr>
          <w:rFonts w:eastAsia="Aptos"/>
        </w:rPr>
        <w:t xml:space="preserve">***6.1. </w:t>
      </w:r>
      <w:r w:rsidR="2BE3A5E1" w:rsidRPr="1EC9CD5F">
        <w:rPr>
          <w:rFonts w:eastAsia="Aptos"/>
        </w:rPr>
        <w:t>josh bp.jpg</w:t>
      </w:r>
    </w:p>
    <w:p w14:paraId="08271D05" w14:textId="118DEE67" w:rsidR="2BE3A5E1" w:rsidRDefault="2BE3A5E1" w:rsidP="00C81053">
      <w:pPr>
        <w:rPr>
          <w:rFonts w:eastAsia="Aptos"/>
        </w:rPr>
      </w:pPr>
      <w:r w:rsidRPr="1EC9CD5F">
        <w:rPr>
          <w:rFonts w:eastAsia="Aptos"/>
        </w:rPr>
        <w:t xml:space="preserve">This section contains information and resources to </w:t>
      </w:r>
      <w:r w:rsidR="002347EE">
        <w:rPr>
          <w:rFonts w:eastAsia="Aptos"/>
        </w:rPr>
        <w:t>help you</w:t>
      </w:r>
      <w:r w:rsidRPr="1EC9CD5F">
        <w:rPr>
          <w:rFonts w:eastAsia="Aptos"/>
        </w:rPr>
        <w:t xml:space="preserve"> do and learn more and give back.</w:t>
      </w:r>
    </w:p>
    <w:p w14:paraId="7BD565E9" w14:textId="77777777" w:rsidR="00C50596" w:rsidRPr="00C50596" w:rsidRDefault="00C50596" w:rsidP="00C81053"/>
    <w:p w14:paraId="15082CBC" w14:textId="77777777" w:rsidR="00C50596" w:rsidRDefault="00C50596" w:rsidP="00C81053">
      <w:pPr>
        <w:pStyle w:val="A-Head"/>
      </w:pPr>
      <w:bookmarkStart w:id="1" w:name="deepening-the-experience"/>
      <w:r>
        <w:t>Deepening the Experience</w:t>
      </w:r>
    </w:p>
    <w:p w14:paraId="24A4B20F" w14:textId="5390EE7D" w:rsidR="00C50596" w:rsidRDefault="00C81053" w:rsidP="00C81053">
      <w:r>
        <w:t xml:space="preserve">***6.2. </w:t>
      </w:r>
      <w:r w:rsidR="00C50596">
        <w:t>jo-levi-backpack.jpg</w:t>
      </w:r>
      <w:r>
        <w:t xml:space="preserve"> and 6.3. </w:t>
      </w:r>
      <w:r w:rsidR="00C50596">
        <w:t>leconte-summit.jpeg</w:t>
      </w:r>
    </w:p>
    <w:p w14:paraId="5D4F9C8D" w14:textId="77777777" w:rsidR="00C50596" w:rsidRDefault="00C50596" w:rsidP="00C81053">
      <w:r>
        <w:t>You’ve made it a good number of miles; what’s next? This chapter speaks to ways of deepening the experience of hiking with little ones.</w:t>
      </w:r>
    </w:p>
    <w:p w14:paraId="58223A66" w14:textId="77777777" w:rsidR="00C81053" w:rsidRDefault="00C81053" w:rsidP="00C81053"/>
    <w:p w14:paraId="5235A26A" w14:textId="6FAFE191" w:rsidR="00C50596" w:rsidRDefault="00C50596" w:rsidP="00C81053">
      <w:pPr>
        <w:pStyle w:val="B-head"/>
      </w:pPr>
      <w:bookmarkStart w:id="2" w:name="grow-as-a-hiking-family"/>
      <w:r>
        <w:t xml:space="preserve">Grow as a </w:t>
      </w:r>
      <w:r w:rsidR="00C81053">
        <w:t>H</w:t>
      </w:r>
      <w:r>
        <w:t xml:space="preserve">iking </w:t>
      </w:r>
      <w:r w:rsidR="00C81053">
        <w:t>F</w:t>
      </w:r>
      <w:r>
        <w:t>amily</w:t>
      </w:r>
    </w:p>
    <w:p w14:paraId="6EA4AA80" w14:textId="77777777" w:rsidR="00C50596" w:rsidRDefault="00C50596" w:rsidP="00C81053">
      <w:r>
        <w:t>If you’re anything like us, you’ll have rough days on the trail.</w:t>
      </w:r>
    </w:p>
    <w:p w14:paraId="3E2DE337" w14:textId="3CC02A22" w:rsidR="00C50596" w:rsidRDefault="00C81053" w:rsidP="00C81053">
      <w:r>
        <w:tab/>
      </w:r>
      <w:r w:rsidR="00C50596">
        <w:t>Further, if you’re like us, there may be seasons (or even entire years!) when hiking doesn’t quite “fit” like it has at other times.</w:t>
      </w:r>
    </w:p>
    <w:p w14:paraId="0172926C" w14:textId="4E1E8938" w:rsidR="00C50596" w:rsidRDefault="00C81053" w:rsidP="00C81053">
      <w:r>
        <w:tab/>
      </w:r>
      <w:r w:rsidR="00C50596">
        <w:t xml:space="preserve">We think that’s okay. </w:t>
      </w:r>
      <w:r w:rsidR="00633F56">
        <w:t>One</w:t>
      </w:r>
      <w:r w:rsidR="00C50596">
        <w:t xml:space="preserve"> joy of spending time outdoor with family is that there do not need to be high expectations. We don’t need to hike all of the time or to have the latest outdoors gear. Instead, you—and we—can think of ourselves as growing as a hiking family.</w:t>
      </w:r>
    </w:p>
    <w:p w14:paraId="2367D9C1" w14:textId="2774EFBE" w:rsidR="00C50596" w:rsidRDefault="00C81053" w:rsidP="00C81053">
      <w:r>
        <w:tab/>
      </w:r>
      <w:r w:rsidR="00C50596">
        <w:t>Does the future hold yearly family outings to Seven Islands? Epic adventures into the depth of the Smokies? We don’t know where the memories we are forming now might lead; maybe that is part of the joy of hiking with little ones.</w:t>
      </w:r>
    </w:p>
    <w:p w14:paraId="1C145C83" w14:textId="77777777" w:rsidR="00C81053" w:rsidRDefault="00C81053" w:rsidP="00C81053"/>
    <w:p w14:paraId="62199482" w14:textId="71C4F515" w:rsidR="00C50596" w:rsidRDefault="00C50596" w:rsidP="00C81053">
      <w:pPr>
        <w:pStyle w:val="B-head"/>
      </w:pPr>
      <w:bookmarkStart w:id="3" w:name="invite-friends-and-family-to-join"/>
      <w:bookmarkEnd w:id="2"/>
      <w:r>
        <w:lastRenderedPageBreak/>
        <w:t xml:space="preserve">Invite </w:t>
      </w:r>
      <w:r w:rsidR="00C81053">
        <w:t>F</w:t>
      </w:r>
      <w:r>
        <w:t xml:space="preserve">riends and </w:t>
      </w:r>
      <w:r w:rsidR="00C81053">
        <w:t>F</w:t>
      </w:r>
      <w:r>
        <w:t xml:space="preserve">amily to </w:t>
      </w:r>
      <w:r w:rsidR="00C81053">
        <w:t>J</w:t>
      </w:r>
      <w:r>
        <w:t>oin</w:t>
      </w:r>
    </w:p>
    <w:p w14:paraId="0A632AF1" w14:textId="77777777" w:rsidR="00C50596" w:rsidRDefault="00C50596" w:rsidP="00C81053">
      <w:r>
        <w:t>Some of our best memories hiking come from inviting friends and family–especially those new to hiking. Like you may have with your kids, start small and take your time; maybe your kids can lead your guests!</w:t>
      </w:r>
    </w:p>
    <w:p w14:paraId="38DD30CA" w14:textId="77777777" w:rsidR="00C81053" w:rsidRDefault="00C81053" w:rsidP="00C81053"/>
    <w:p w14:paraId="1973040B" w14:textId="506D64A0" w:rsidR="00C50596" w:rsidRDefault="00C50596" w:rsidP="00C81053">
      <w:pPr>
        <w:pStyle w:val="B-head"/>
      </w:pPr>
      <w:bookmarkStart w:id="4" w:name="go-farther"/>
      <w:bookmarkEnd w:id="3"/>
      <w:r>
        <w:t xml:space="preserve">Go </w:t>
      </w:r>
      <w:r w:rsidR="00C81053">
        <w:t>F</w:t>
      </w:r>
      <w:r>
        <w:t>arther</w:t>
      </w:r>
    </w:p>
    <w:p w14:paraId="6C6EDF14" w14:textId="77777777" w:rsidR="00C50596" w:rsidRDefault="00C50596" w:rsidP="00C81053">
      <w:r>
        <w:t>Many of the hikes in this book are on a small part of longer trails. For example, the Alum Cave Bluffs hike in the previous chapter is around one-half of the way to the top of Mount LeConte, an epic hike to a truly majestic scenic overlook, Cliff Tops. You should try it after you develop confidence making it to the Bluffs. Particularly in the Smokies and the Cumberland Plateau, you can go (much) farther if you like. Which leads to our next two points.</w:t>
      </w:r>
    </w:p>
    <w:p w14:paraId="1C842F52" w14:textId="77777777" w:rsidR="00C81053" w:rsidRDefault="00C81053" w:rsidP="00C81053"/>
    <w:p w14:paraId="7470EE3C" w14:textId="77777777" w:rsidR="00C50596" w:rsidRPr="00C81053" w:rsidRDefault="00C50596" w:rsidP="00C81053">
      <w:pPr>
        <w:pStyle w:val="B-head"/>
      </w:pPr>
      <w:bookmarkStart w:id="5" w:name="camp"/>
      <w:bookmarkEnd w:id="4"/>
      <w:r>
        <w:t>Camp</w:t>
      </w:r>
    </w:p>
    <w:p w14:paraId="2B706A43" w14:textId="77777777" w:rsidR="00C50596" w:rsidRDefault="00C50596" w:rsidP="00C81053">
      <w:r>
        <w:t>A great way to be closer to trailheads (and to have more time for long hikes) is to camp. If you haven’t gone before, consider asking friends to join.</w:t>
      </w:r>
    </w:p>
    <w:p w14:paraId="12A94690" w14:textId="30CEE9C0" w:rsidR="00C50596" w:rsidRDefault="00C81053" w:rsidP="00C81053">
      <w:r>
        <w:tab/>
      </w:r>
      <w:r w:rsidR="00C50596">
        <w:t>Here are some favorite campgrounds; all have online systems that make it easy to reserve a spot:</w:t>
      </w:r>
    </w:p>
    <w:p w14:paraId="0304BAF6" w14:textId="77777777" w:rsidR="00C50596" w:rsidRDefault="00C50596" w:rsidP="00C81053">
      <w:pPr>
        <w:pStyle w:val="List"/>
      </w:pPr>
      <w:r w:rsidRPr="00C81053">
        <w:rPr>
          <w:rStyle w:val="bold1"/>
        </w:rPr>
        <w:t>Frozen Head State Park, Big Cove:</w:t>
      </w:r>
      <w:r>
        <w:t xml:space="preserve"> the ideal family campground, quiet, with giant boulders and a nearby creek for kids to splash in, clean restrooms, a playground, and even a rustic library nearby.</w:t>
      </w:r>
    </w:p>
    <w:p w14:paraId="67852F21" w14:textId="77777777" w:rsidR="00C50596" w:rsidRPr="00C81053" w:rsidRDefault="00C50596" w:rsidP="00C81053">
      <w:pPr>
        <w:pStyle w:val="List"/>
        <w:rPr>
          <w:rStyle w:val="bold1"/>
        </w:rPr>
      </w:pPr>
      <w:r w:rsidRPr="00C81053">
        <w:rPr>
          <w:rStyle w:val="bold1"/>
        </w:rPr>
        <w:lastRenderedPageBreak/>
        <w:t>Smokies campgrounds:</w:t>
      </w:r>
    </w:p>
    <w:p w14:paraId="7B6DF4EE" w14:textId="37A390EC" w:rsidR="00C50596" w:rsidRDefault="00C81053" w:rsidP="00C81053">
      <w:pPr>
        <w:pStyle w:val="List"/>
      </w:pPr>
      <w:r w:rsidRPr="00C81053">
        <w:rPr>
          <w:rStyle w:val="ital1"/>
        </w:rPr>
        <w:tab/>
      </w:r>
      <w:r w:rsidR="00C50596" w:rsidRPr="00C81053">
        <w:rPr>
          <w:rStyle w:val="bold1"/>
        </w:rPr>
        <w:t>Cades Cove:</w:t>
      </w:r>
      <w:r w:rsidR="00C50596">
        <w:t xml:space="preserve"> The place to camp if you want to explore or bike (on Wednesdays in the summer and early fall) the Cades Cove Loop</w:t>
      </w:r>
    </w:p>
    <w:p w14:paraId="445A4D8A" w14:textId="55CD1468" w:rsidR="00C50596" w:rsidRDefault="00C81053" w:rsidP="00C81053">
      <w:pPr>
        <w:pStyle w:val="List"/>
      </w:pPr>
      <w:r w:rsidRPr="00C81053">
        <w:rPr>
          <w:rStyle w:val="ital1"/>
        </w:rPr>
        <w:tab/>
      </w:r>
      <w:r w:rsidR="00C50596" w:rsidRPr="00C81053">
        <w:rPr>
          <w:rStyle w:val="bold1"/>
        </w:rPr>
        <w:t>Elkmont:</w:t>
      </w:r>
      <w:r w:rsidR="00C50596">
        <w:t xml:space="preserve"> Sprawling, and a little less spread out feeling than Cades Cove, but also a bit more scenic. Look for a site along the Little River.</w:t>
      </w:r>
    </w:p>
    <w:p w14:paraId="187D1503" w14:textId="3685A3E6" w:rsidR="008912F8" w:rsidRDefault="00C81053" w:rsidP="008912F8">
      <w:pPr>
        <w:pStyle w:val="List"/>
        <w:rPr>
          <w:ins w:id="6" w:author="Rosenberg, Joshua" w:date="2026-04-09T16:22:00Z" w16du:dateUtc="2026-04-09T21:22:00Z"/>
        </w:rPr>
      </w:pPr>
      <w:r w:rsidRPr="00C81053">
        <w:rPr>
          <w:rStyle w:val="ital1"/>
        </w:rPr>
        <w:tab/>
      </w:r>
      <w:r w:rsidR="00C50596" w:rsidRPr="00C81053">
        <w:rPr>
          <w:rStyle w:val="bold1"/>
        </w:rPr>
        <w:t>Cosby:</w:t>
      </w:r>
      <w:r w:rsidR="00C50596">
        <w:t xml:space="preserve"> A hidden gem and one of our family’s favorites, with perhaps the most feature</w:t>
      </w:r>
      <w:r w:rsidR="004301AA">
        <w:t>-rich</w:t>
      </w:r>
      <w:r w:rsidR="00C50596">
        <w:t xml:space="preserve"> quiet </w:t>
      </w:r>
      <w:r w:rsidR="00C50596" w:rsidRPr="008912F8">
        <w:rPr>
          <w:i/>
          <w:iCs/>
          <w:rPrChange w:id="7" w:author="Rosenberg, Joshua" w:date="2026-04-09T16:21:00Z" w16du:dateUtc="2026-04-09T21:21:00Z">
            <w:rPr/>
          </w:rPrChange>
        </w:rPr>
        <w:t>nature trail</w:t>
      </w:r>
      <w:ins w:id="8" w:author="Rosenberg, Joshua" w:date="2026-04-09T16:21:00Z" w16du:dateUtc="2026-04-09T21:21:00Z">
        <w:r w:rsidR="008912F8">
          <w:t>--</w:t>
        </w:r>
        <w:r w:rsidR="00C05DF1">
          <w:t xml:space="preserve">a shorter trail </w:t>
        </w:r>
        <w:r w:rsidR="008912F8">
          <w:t>no</w:t>
        </w:r>
      </w:ins>
      <w:ins w:id="9" w:author="Rosenberg, Joshua" w:date="2026-04-09T16:22:00Z" w16du:dateUtc="2026-04-09T21:22:00Z">
        <w:r w:rsidR="008912F8">
          <w:t>t shown on the official park map—</w:t>
        </w:r>
        <w:r w:rsidR="008912F8" w:rsidRPr="008912F8">
          <w:t xml:space="preserve"> </w:t>
        </w:r>
        <w:r w:rsidR="008912F8">
          <w:t>that is connected to the campground. Mostly tent spots; has just a few spots for recreational vehicles.</w:t>
        </w:r>
      </w:ins>
    </w:p>
    <w:p w14:paraId="575D835E" w14:textId="33A65604" w:rsidR="00C50596" w:rsidDel="008912F8" w:rsidRDefault="00C50596" w:rsidP="008912F8">
      <w:pPr>
        <w:pStyle w:val="List"/>
        <w:rPr>
          <w:del w:id="10" w:author="Rosenberg, Joshua" w:date="2026-04-09T16:22:00Z" w16du:dateUtc="2026-04-09T21:22:00Z"/>
        </w:rPr>
      </w:pPr>
      <w:del w:id="11" w:author="Rosenberg, Joshua" w:date="2026-04-09T16:20:00Z" w16du:dateUtc="2026-04-09T21:20:00Z">
        <w:r w:rsidDel="00C05DF1">
          <w:delText xml:space="preserve"> (not officially a trail in the Smokies!) </w:delText>
        </w:r>
      </w:del>
      <w:del w:id="12" w:author="Rosenberg, Joshua" w:date="2026-04-09T16:22:00Z" w16du:dateUtc="2026-04-09T21:22:00Z">
        <w:r w:rsidDel="008912F8">
          <w:delText>that is connected to the campground. Mostly tent spots; has just a few spots for recreational vehicles.</w:delText>
        </w:r>
      </w:del>
    </w:p>
    <w:p w14:paraId="39859DFE" w14:textId="77777777" w:rsidR="00C50596" w:rsidRDefault="00C50596" w:rsidP="00C81053">
      <w:pPr>
        <w:pStyle w:val="List"/>
      </w:pPr>
      <w:r w:rsidRPr="00C81053">
        <w:rPr>
          <w:rStyle w:val="bold1"/>
        </w:rPr>
        <w:t>Bandy Creek Campground:</w:t>
      </w:r>
      <w:r>
        <w:t xml:space="preserve"> In Big South Fork, this is a modern, spacious, friendly campground that seems to never approach being full. Close to many great hiking trails—and the horse stables.</w:t>
      </w:r>
    </w:p>
    <w:p w14:paraId="3D84D718" w14:textId="77777777" w:rsidR="00C81053" w:rsidRDefault="00C81053" w:rsidP="00C81053">
      <w:pPr>
        <w:pStyle w:val="List"/>
      </w:pPr>
    </w:p>
    <w:p w14:paraId="560AE1E1" w14:textId="71D93BFE" w:rsidR="00C50596" w:rsidRDefault="00C50596" w:rsidP="00C81053">
      <w:pPr>
        <w:pStyle w:val="B-head"/>
      </w:pPr>
      <w:bookmarkStart w:id="13" w:name="try-backpacking-really"/>
      <w:bookmarkEnd w:id="5"/>
      <w:r>
        <w:t xml:space="preserve">Try </w:t>
      </w:r>
      <w:r w:rsidR="00C81053">
        <w:t>B</w:t>
      </w:r>
      <w:r>
        <w:t>ackpacking (</w:t>
      </w:r>
      <w:r w:rsidR="00C81053">
        <w:t>R</w:t>
      </w:r>
      <w:r>
        <w:t>eally!)</w:t>
      </w:r>
    </w:p>
    <w:p w14:paraId="7A884EF3" w14:textId="77777777" w:rsidR="00C50596" w:rsidRDefault="00C50596" w:rsidP="00C81053">
      <w:r>
        <w:t>Like for camping, if you’ve never been or considered backpacking, consider asking friends who have if they would like to go. These are often referred to as “backcountry” sites (in contrast to the “frontcountry” sites in campgrounds).</w:t>
      </w:r>
    </w:p>
    <w:p w14:paraId="5A49B4CA" w14:textId="2C0C36CB" w:rsidR="00C50596" w:rsidRDefault="00C81053" w:rsidP="00C81053">
      <w:r>
        <w:tab/>
      </w:r>
      <w:r w:rsidR="00C50596">
        <w:t>Here are some favorite spots for backpacking:</w:t>
      </w:r>
    </w:p>
    <w:p w14:paraId="61934C65" w14:textId="77777777" w:rsidR="00C81053" w:rsidRDefault="00C81053" w:rsidP="00C81053"/>
    <w:p w14:paraId="58A9949B" w14:textId="1BA2943B" w:rsidR="00C50596" w:rsidRDefault="00C50596" w:rsidP="00C81053">
      <w:pPr>
        <w:pStyle w:val="C-head"/>
      </w:pPr>
      <w:r>
        <w:t>Smokies</w:t>
      </w:r>
    </w:p>
    <w:p w14:paraId="7CB6D55F" w14:textId="77777777" w:rsidR="00C50596" w:rsidRDefault="00C50596" w:rsidP="00C81053">
      <w:pPr>
        <w:pStyle w:val="List"/>
      </w:pPr>
      <w:r w:rsidRPr="00C81053">
        <w:rPr>
          <w:rStyle w:val="bold1"/>
        </w:rPr>
        <w:t>Backcountry Site #1:</w:t>
      </w:r>
      <w:r>
        <w:t xml:space="preserve"> You’ll see this on the Abrams Creek trail. Being only a one-mile hike to the site, this is a great first spot.</w:t>
      </w:r>
    </w:p>
    <w:p w14:paraId="0D24A044" w14:textId="77777777" w:rsidR="00C50596" w:rsidRDefault="00C50596" w:rsidP="00C81053">
      <w:pPr>
        <w:pStyle w:val="List"/>
      </w:pPr>
      <w:r w:rsidRPr="00C81053">
        <w:rPr>
          <w:rStyle w:val="bold1"/>
        </w:rPr>
        <w:lastRenderedPageBreak/>
        <w:t>Backcountry Site #17:</w:t>
      </w:r>
      <w:r>
        <w:t xml:space="preserve"> Also on the Abrams Creek trail, but considerably farther than Backcountry site #1. Super scenic, with many spots spread out in a bend of the creek.</w:t>
      </w:r>
    </w:p>
    <w:p w14:paraId="512502D4" w14:textId="77777777" w:rsidR="00C50596" w:rsidRDefault="00C50596" w:rsidP="00C81053">
      <w:pPr>
        <w:pStyle w:val="List"/>
      </w:pPr>
      <w:r w:rsidRPr="00C81053">
        <w:rPr>
          <w:rStyle w:val="bold1"/>
        </w:rPr>
        <w:t xml:space="preserve">Backcountry Site #18: </w:t>
      </w:r>
      <w:r>
        <w:t>Accessible from two trails, this site is nestled along a beautiful creek crossed by a bridge.</w:t>
      </w:r>
    </w:p>
    <w:p w14:paraId="13EA6CB7" w14:textId="048305E2" w:rsidR="00C50596" w:rsidRDefault="00C50596" w:rsidP="00C81053">
      <w:pPr>
        <w:pStyle w:val="List"/>
      </w:pPr>
      <w:r w:rsidRPr="00C81053">
        <w:rPr>
          <w:rStyle w:val="bold1"/>
        </w:rPr>
        <w:t xml:space="preserve">Kephart Shelter: </w:t>
      </w:r>
      <w:r>
        <w:t xml:space="preserve">One of 15 </w:t>
      </w:r>
      <w:r w:rsidRPr="00C81053">
        <w:rPr>
          <w:rStyle w:val="ital1"/>
        </w:rPr>
        <w:t>shelters</w:t>
      </w:r>
      <w:r>
        <w:t>, three-sided structures with two-level wooden floors for an easier setup (no tent required!). This shelter is a gentle and pleasant hike but is a long drive from Knoxville.</w:t>
      </w:r>
    </w:p>
    <w:p w14:paraId="235958F6" w14:textId="0DA8EF43" w:rsidR="00C50596" w:rsidRDefault="00C50596" w:rsidP="00C81053">
      <w:pPr>
        <w:pStyle w:val="List"/>
      </w:pPr>
      <w:r w:rsidRPr="00C81053">
        <w:rPr>
          <w:rStyle w:val="bold1"/>
        </w:rPr>
        <w:t>Icewater Springs Shelter:</w:t>
      </w:r>
      <w:r>
        <w:t xml:space="preserve"> A steep</w:t>
      </w:r>
      <w:r w:rsidR="00633F56">
        <w:t xml:space="preserve"> hike of</w:t>
      </w:r>
      <w:r>
        <w:t xml:space="preserve"> a</w:t>
      </w:r>
      <w:r w:rsidR="00633F56">
        <w:t>bout</w:t>
      </w:r>
      <w:r>
        <w:t xml:space="preserve"> two</w:t>
      </w:r>
      <w:r w:rsidR="009D3F7F">
        <w:t xml:space="preserve"> </w:t>
      </w:r>
      <w:r>
        <w:t>mile</w:t>
      </w:r>
      <w:r w:rsidR="00633F56">
        <w:t>s</w:t>
      </w:r>
      <w:r>
        <w:t xml:space="preserve"> along the Appalachian </w:t>
      </w:r>
      <w:r w:rsidR="00527FB2">
        <w:t>T</w:t>
      </w:r>
      <w:r>
        <w:t xml:space="preserve">rail </w:t>
      </w:r>
      <w:r w:rsidR="00633F56">
        <w:t>takes you</w:t>
      </w:r>
      <w:r>
        <w:t xml:space="preserve"> to this shelter.</w:t>
      </w:r>
    </w:p>
    <w:p w14:paraId="7A214EAA" w14:textId="77777777" w:rsidR="00C81053" w:rsidRDefault="00C81053" w:rsidP="00C81053">
      <w:pPr>
        <w:pStyle w:val="List"/>
      </w:pPr>
    </w:p>
    <w:p w14:paraId="35B69CDA" w14:textId="2F6CCE50" w:rsidR="00C50596" w:rsidRDefault="00C50596" w:rsidP="00C81053">
      <w:pPr>
        <w:pStyle w:val="C-head"/>
      </w:pPr>
      <w:r>
        <w:t>Frozen Head State Park</w:t>
      </w:r>
    </w:p>
    <w:p w14:paraId="39AC159C" w14:textId="77777777" w:rsidR="00C50596" w:rsidRDefault="00C50596" w:rsidP="00C81053">
      <w:pPr>
        <w:pStyle w:val="List"/>
      </w:pPr>
      <w:r w:rsidRPr="00C81053">
        <w:rPr>
          <w:rStyle w:val="bold1"/>
        </w:rPr>
        <w:t>Bird Mountain:</w:t>
      </w:r>
      <w:r>
        <w:t xml:space="preserve"> A steep but pleasant hike up to one of the ridges of Frozen Head State Park. Passes Castle Rock, a unique and fun geologic feature.</w:t>
      </w:r>
    </w:p>
    <w:bookmarkEnd w:id="1"/>
    <w:bookmarkEnd w:id="13"/>
    <w:p w14:paraId="77CC3629" w14:textId="31062043" w:rsidR="1EC9CD5F" w:rsidRDefault="1EC9CD5F" w:rsidP="00C81053"/>
    <w:p w14:paraId="6CB8C021" w14:textId="77777777" w:rsidR="00C50596" w:rsidRDefault="00C50596" w:rsidP="00C81053">
      <w:pPr>
        <w:pStyle w:val="A-Head"/>
      </w:pPr>
      <w:bookmarkStart w:id="14" w:name="join-participate-and-give-back"/>
      <w:r>
        <w:t>Join, Participate, and Give Back</w:t>
      </w:r>
    </w:p>
    <w:p w14:paraId="06AFA71B" w14:textId="5EC27885" w:rsidR="00C50596" w:rsidRDefault="00C50596" w:rsidP="00C81053">
      <w:r>
        <w:t xml:space="preserve">You may wish to join organizations that advocate for outdoors </w:t>
      </w:r>
      <w:r w:rsidR="00633F56">
        <w:t>areas or</w:t>
      </w:r>
      <w:r>
        <w:t xml:space="preserve"> give back through donating time or money. Here are some ways to do so.</w:t>
      </w:r>
    </w:p>
    <w:p w14:paraId="1149FEBC" w14:textId="77777777" w:rsidR="00C81053" w:rsidRDefault="00C81053" w:rsidP="00C81053"/>
    <w:p w14:paraId="1BAA66B1" w14:textId="459D38D2" w:rsidR="00C50596" w:rsidRPr="00C81053" w:rsidRDefault="00C50596" w:rsidP="00C81053">
      <w:pPr>
        <w:pStyle w:val="B-head"/>
      </w:pPr>
      <w:bookmarkStart w:id="15" w:name="join-local-organizations"/>
      <w:r>
        <w:t xml:space="preserve">Join </w:t>
      </w:r>
      <w:r w:rsidR="00C81053">
        <w:t>L</w:t>
      </w:r>
      <w:r>
        <w:t xml:space="preserve">ocal </w:t>
      </w:r>
      <w:r w:rsidR="00C81053">
        <w:t>O</w:t>
      </w:r>
      <w:r>
        <w:t>rganizations</w:t>
      </w:r>
    </w:p>
    <w:p w14:paraId="73324A65" w14:textId="3455D1EC" w:rsidR="00C50596" w:rsidRDefault="00C50596" w:rsidP="00C81053">
      <w:r>
        <w:t xml:space="preserve">Several local organizations advocate for and support the outdoors around Knoxville in critical ways, </w:t>
      </w:r>
      <w:commentRangeStart w:id="16"/>
      <w:r>
        <w:t>from maintaining trails</w:t>
      </w:r>
      <w:commentRangeEnd w:id="16"/>
      <w:r w:rsidR="00633F56">
        <w:rPr>
          <w:rStyle w:val="CommentReference"/>
          <w:sz w:val="24"/>
          <w:szCs w:val="24"/>
        </w:rPr>
        <w:commentReference w:id="16"/>
      </w:r>
      <w:ins w:id="17" w:author="Rosenberg, Joshua" w:date="2026-04-07T21:22:00Z" w16du:dateUtc="2026-04-08T02:22:00Z">
        <w:r w:rsidR="00724164">
          <w:t xml:space="preserve"> to offering </w:t>
        </w:r>
      </w:ins>
      <w:ins w:id="18" w:author="Rosenberg, Joshua" w:date="2026-04-07T21:23:00Z" w16du:dateUtc="2026-04-08T02:23:00Z">
        <w:r w:rsidR="00577581">
          <w:t xml:space="preserve">experiential education </w:t>
        </w:r>
        <w:r w:rsidR="00724164">
          <w:t>programs.</w:t>
        </w:r>
      </w:ins>
    </w:p>
    <w:p w14:paraId="6B5D0A70" w14:textId="42D54D17" w:rsidR="00C50596" w:rsidRDefault="00C50596" w:rsidP="00C81053">
      <w:pPr>
        <w:pStyle w:val="List"/>
      </w:pPr>
      <w:r w:rsidRPr="00C81053">
        <w:rPr>
          <w:rStyle w:val="bold1"/>
        </w:rPr>
        <w:lastRenderedPageBreak/>
        <w:t>Friends of the Smokies</w:t>
      </w:r>
      <w:r>
        <w:t xml:space="preserve"> (https://friendsofthesmokies.</w:t>
      </w:r>
      <w:r w:rsidRPr="00C81053">
        <w:t>org</w:t>
      </w:r>
      <w:r>
        <w:t>/): Works with the National Park Service to advocate for the Smokies</w:t>
      </w:r>
      <w:r w:rsidR="00633F56">
        <w:t>.</w:t>
      </w:r>
    </w:p>
    <w:p w14:paraId="6B664D5E" w14:textId="04B22F82" w:rsidR="00C50596" w:rsidRDefault="00C50596" w:rsidP="00C81053">
      <w:pPr>
        <w:pStyle w:val="List"/>
      </w:pPr>
      <w:r w:rsidRPr="00C81053">
        <w:rPr>
          <w:rStyle w:val="bold1"/>
        </w:rPr>
        <w:t>Smokies Life</w:t>
      </w:r>
      <w:r>
        <w:t xml:space="preserve"> (https://smokieslife.org/): Previously the Great Smoky Mountains Association; manages the stores throughout the park; can purchase parking permits for the National Park at those stores or online through their website</w:t>
      </w:r>
      <w:r w:rsidR="00633F56">
        <w:t>.</w:t>
      </w:r>
    </w:p>
    <w:p w14:paraId="4EB2F187" w14:textId="185B6158" w:rsidR="00C50596" w:rsidRDefault="00C50596" w:rsidP="00C81053">
      <w:pPr>
        <w:pStyle w:val="List"/>
      </w:pPr>
      <w:r w:rsidRPr="00C81053">
        <w:rPr>
          <w:rStyle w:val="bold1"/>
        </w:rPr>
        <w:t>Smoky Mountains Hiking Club</w:t>
      </w:r>
      <w:r>
        <w:t xml:space="preserve"> (https://www.smhclub.org/): A longstanding hiking club that organizes multiple hikes in every month of the year</w:t>
      </w:r>
      <w:r w:rsidR="00633F56">
        <w:t>.</w:t>
      </w:r>
    </w:p>
    <w:p w14:paraId="41E8B4EA" w14:textId="636AEEE3" w:rsidR="00C50596" w:rsidRDefault="00C50596" w:rsidP="00C81053">
      <w:pPr>
        <w:pStyle w:val="List"/>
      </w:pPr>
      <w:r w:rsidRPr="00C81053">
        <w:rPr>
          <w:rStyle w:val="bold1"/>
        </w:rPr>
        <w:t>Legacy Parks Foundation</w:t>
      </w:r>
      <w:r>
        <w:t xml:space="preserve"> (https://legacyparks.org/): Preserves green space, creates trails, and provides access to waterways around Knoxville</w:t>
      </w:r>
      <w:r w:rsidR="00633F56">
        <w:t>.</w:t>
      </w:r>
    </w:p>
    <w:p w14:paraId="3BEA6249" w14:textId="77777777" w:rsidR="00C81053" w:rsidRDefault="00C81053" w:rsidP="00C81053">
      <w:pPr>
        <w:pStyle w:val="List"/>
      </w:pPr>
    </w:p>
    <w:p w14:paraId="17714BED" w14:textId="24D0D0EC" w:rsidR="00C50596" w:rsidRPr="00C81053" w:rsidRDefault="00C50596" w:rsidP="00C81053">
      <w:pPr>
        <w:pStyle w:val="B-head"/>
      </w:pPr>
      <w:bookmarkStart w:id="19" w:name="X00d0255d6fdf1de806515d60d5fadcf3bdd14b7"/>
      <w:bookmarkEnd w:id="15"/>
      <w:r>
        <w:t xml:space="preserve">Participate </w:t>
      </w:r>
      <w:r w:rsidR="00C81053">
        <w:t>in Programs at Local Outdoors Education Centers</w:t>
      </w:r>
    </w:p>
    <w:p w14:paraId="707A918C" w14:textId="77777777" w:rsidR="00C50596" w:rsidRDefault="00C50596" w:rsidP="00C81053">
      <w:r>
        <w:t>One way to be part of a community is to participate in programs at local outdoors education centers.</w:t>
      </w:r>
    </w:p>
    <w:p w14:paraId="292E8885" w14:textId="3D1ED8AB" w:rsidR="00C50596" w:rsidRDefault="00C50596" w:rsidP="00C81053">
      <w:pPr>
        <w:pStyle w:val="List"/>
      </w:pPr>
      <w:r w:rsidRPr="00C81053">
        <w:rPr>
          <w:rStyle w:val="bold1"/>
        </w:rPr>
        <w:t>Ijams</w:t>
      </w:r>
      <w:r>
        <w:t xml:space="preserve"> (https://www.ijams.org/): A nature center with a variety of programs and events</w:t>
      </w:r>
      <w:r w:rsidR="00633F56">
        <w:t>.</w:t>
      </w:r>
    </w:p>
    <w:p w14:paraId="793815ED" w14:textId="6106DBE1" w:rsidR="00C50596" w:rsidRDefault="00C50596" w:rsidP="00C81053">
      <w:pPr>
        <w:pStyle w:val="List"/>
      </w:pPr>
      <w:r w:rsidRPr="00C81053">
        <w:rPr>
          <w:rStyle w:val="bold1"/>
        </w:rPr>
        <w:t>Great Smoky Mountains Institute at Tremont</w:t>
      </w:r>
      <w:r>
        <w:t xml:space="preserve"> (https://gsmit.org/): A nationally</w:t>
      </w:r>
      <w:ins w:id="20" w:author="Wells, Thomas" w:date="2026-02-09T11:52:00Z" w16du:dateUtc="2026-02-09T16:52:00Z">
        <w:r w:rsidR="00C37653">
          <w:t xml:space="preserve"> </w:t>
        </w:r>
      </w:ins>
      <w:del w:id="21" w:author="Wells, Thomas" w:date="2026-02-09T11:52:00Z" w16du:dateUtc="2026-02-09T16:52:00Z">
        <w:r w:rsidDel="00C37653">
          <w:delText>-</w:delText>
        </w:r>
      </w:del>
      <w:r>
        <w:t>recognized outdoors and environmental education center located within the National Park; has experiential education programs throughout the year for kids and adults</w:t>
      </w:r>
      <w:r w:rsidR="00C81053">
        <w:t>.</w:t>
      </w:r>
    </w:p>
    <w:p w14:paraId="224856B2" w14:textId="77777777" w:rsidR="00C81053" w:rsidRDefault="00C81053" w:rsidP="00C81053">
      <w:pPr>
        <w:pStyle w:val="List"/>
      </w:pPr>
    </w:p>
    <w:p w14:paraId="77AE2D77" w14:textId="46FBBC78" w:rsidR="00C50596" w:rsidRDefault="00C50596" w:rsidP="00C81053">
      <w:pPr>
        <w:pStyle w:val="B-head"/>
      </w:pPr>
      <w:bookmarkStart w:id="22" w:name="give-back"/>
      <w:bookmarkEnd w:id="19"/>
      <w:r>
        <w:lastRenderedPageBreak/>
        <w:t xml:space="preserve">Give </w:t>
      </w:r>
      <w:r w:rsidR="00D77C21">
        <w:t>B</w:t>
      </w:r>
      <w:r>
        <w:t>ack</w:t>
      </w:r>
    </w:p>
    <w:p w14:paraId="70131E8C" w14:textId="3F54E613" w:rsidR="00C50596" w:rsidRDefault="00C50596" w:rsidP="00C81053">
      <w:r>
        <w:t xml:space="preserve">You can donate to all of the above, though participating in their programs or purchasing products from them is a great way to support them. You can also give </w:t>
      </w:r>
      <w:r w:rsidR="00D77C21">
        <w:t>back</w:t>
      </w:r>
      <w:r>
        <w:t xml:space="preserve"> by volunteering.</w:t>
      </w:r>
    </w:p>
    <w:p w14:paraId="2887C57D" w14:textId="77777777" w:rsidR="00C50596" w:rsidRPr="00C81053" w:rsidRDefault="00C50596" w:rsidP="00C81053">
      <w:pPr>
        <w:pStyle w:val="List"/>
      </w:pPr>
      <w:r w:rsidRPr="00C81053">
        <w:t>Ijams (https://www.ijams.org/volunteer)</w:t>
      </w:r>
    </w:p>
    <w:p w14:paraId="7BB02426" w14:textId="77777777" w:rsidR="00C50596" w:rsidRPr="00C81053" w:rsidRDefault="00C50596" w:rsidP="00C81053">
      <w:pPr>
        <w:pStyle w:val="List"/>
      </w:pPr>
      <w:r w:rsidRPr="00C81053">
        <w:t>The Great Smoky Mountains National Park (https://www.nps.gov/grsm/getinvolved/volunteer.htm)</w:t>
      </w:r>
    </w:p>
    <w:p w14:paraId="2F67BA8B" w14:textId="77777777" w:rsidR="00C50596" w:rsidRPr="00C81053" w:rsidRDefault="00C50596" w:rsidP="00C81053">
      <w:pPr>
        <w:pStyle w:val="List"/>
      </w:pPr>
      <w:r w:rsidRPr="00C81053">
        <w:t>The Big South Fork National River and Recreation Area (https://www.nps.gov/biso/getinvolved/volunteer.htm)</w:t>
      </w:r>
    </w:p>
    <w:p w14:paraId="396C4030" w14:textId="1974429C" w:rsidR="00C50596" w:rsidRDefault="00C81053" w:rsidP="00C81053">
      <w:r>
        <w:tab/>
      </w:r>
      <w:r w:rsidR="00C50596">
        <w:t xml:space="preserve">Apart from formally volunteering, you can be a great steward of the trails on which you hike by following the principles of </w:t>
      </w:r>
      <w:r w:rsidR="00C50596" w:rsidRPr="00C81053">
        <w:rPr>
          <w:rStyle w:val="ital1"/>
        </w:rPr>
        <w:t>Leave No Trace</w:t>
      </w:r>
      <w:r w:rsidR="00C50596">
        <w:t xml:space="preserve"> (see the Appendix for more details), and if you can, pick up trash from your favorite trails, and move branches or brush off the trail to make the path for the next little hiker a little better.</w:t>
      </w:r>
    </w:p>
    <w:bookmarkEnd w:id="14"/>
    <w:bookmarkEnd w:id="22"/>
    <w:p w14:paraId="09F1453A" w14:textId="77777777" w:rsidR="00C50596" w:rsidRDefault="00C50596" w:rsidP="00C81053"/>
    <w:p w14:paraId="149FA687" w14:textId="77777777" w:rsidR="00C50596" w:rsidRDefault="00C50596" w:rsidP="00C81053">
      <w:pPr>
        <w:pStyle w:val="A-Head"/>
      </w:pPr>
      <w:bookmarkStart w:id="23" w:name="recommended-resources"/>
      <w:r>
        <w:t>Recommended Resources</w:t>
      </w:r>
    </w:p>
    <w:p w14:paraId="4BC452D9" w14:textId="77777777" w:rsidR="00C50596" w:rsidRDefault="00C50596" w:rsidP="00C81053">
      <w:pPr>
        <w:pStyle w:val="B-head"/>
      </w:pPr>
      <w:r>
        <w:t>Other Hiking Guides</w:t>
      </w:r>
    </w:p>
    <w:p w14:paraId="45AB2573" w14:textId="77777777" w:rsidR="00C50596" w:rsidRDefault="00C50596" w:rsidP="00C81053">
      <w:pPr>
        <w:pStyle w:val="biblio"/>
      </w:pPr>
      <w:r>
        <w:t xml:space="preserve">Molloy, J. (2015). </w:t>
      </w:r>
      <w:r w:rsidRPr="00C81053">
        <w:rPr>
          <w:rStyle w:val="ital1"/>
        </w:rPr>
        <w:t>Best tent camping: Tennessee: Your car-camping guide to scenic beauty, the sounds of nature, and an escape from civilization</w:t>
      </w:r>
      <w:r>
        <w:t xml:space="preserve"> (2nd ed.). Menasha Ridge Press.</w:t>
      </w:r>
    </w:p>
    <w:p w14:paraId="51C885B7" w14:textId="77777777" w:rsidR="00C50596" w:rsidRDefault="00C50596" w:rsidP="00C81053">
      <w:pPr>
        <w:pStyle w:val="biblio"/>
      </w:pPr>
      <w:r>
        <w:t xml:space="preserve">Molloy, J. (2012). </w:t>
      </w:r>
      <w:r w:rsidRPr="00C81053">
        <w:rPr>
          <w:rStyle w:val="ital1"/>
        </w:rPr>
        <w:t>Explorer’s guide 50 hikes on Tennessee’s Cumberland Plateau</w:t>
      </w:r>
      <w:r>
        <w:t>. Countryman Press.</w:t>
      </w:r>
    </w:p>
    <w:p w14:paraId="14BEAEA0" w14:textId="77777777" w:rsidR="00C50596" w:rsidRDefault="00C50596" w:rsidP="00C81053">
      <w:pPr>
        <w:pStyle w:val="biblio"/>
      </w:pPr>
      <w:r>
        <w:lastRenderedPageBreak/>
        <w:t xml:space="preserve">Molloy, J. (2021). </w:t>
      </w:r>
      <w:r w:rsidRPr="00C81053">
        <w:rPr>
          <w:rStyle w:val="ital1"/>
        </w:rPr>
        <w:t>Five-star trails: Knoxville: 40 spectacular hikes in the heart of East Tennessee</w:t>
      </w:r>
      <w:r>
        <w:t xml:space="preserve"> (2nd ed.). Menasha Ridge Press.</w:t>
      </w:r>
    </w:p>
    <w:p w14:paraId="723DEE3D" w14:textId="64936C9B" w:rsidR="00C50596" w:rsidRDefault="00C50596" w:rsidP="00C81053">
      <w:pPr>
        <w:pStyle w:val="biblio"/>
      </w:pPr>
      <w:r>
        <w:t xml:space="preserve">Wise, K. (2014). </w:t>
      </w:r>
      <w:r w:rsidRPr="00C81053">
        <w:rPr>
          <w:rStyle w:val="ital1"/>
        </w:rPr>
        <w:t>Hiking trails of the Great Smoky Mountains: Comprehensive guide</w:t>
      </w:r>
      <w:r>
        <w:t xml:space="preserve"> </w:t>
      </w:r>
      <w:r w:rsidR="00D77C21">
        <w:t>(</w:t>
      </w:r>
      <w:r w:rsidR="00D267CC">
        <w:t>2</w:t>
      </w:r>
      <w:r w:rsidR="00D267CC" w:rsidRPr="00D267CC">
        <w:t>nd</w:t>
      </w:r>
      <w:r w:rsidR="00D267CC">
        <w:t xml:space="preserve"> ed.</w:t>
      </w:r>
      <w:r w:rsidR="00D77C21">
        <w:t xml:space="preserve">). </w:t>
      </w:r>
      <w:r>
        <w:t>University of Tennessee Press.</w:t>
      </w:r>
    </w:p>
    <w:p w14:paraId="4CE98A41" w14:textId="77777777" w:rsidR="00C50596" w:rsidRDefault="00C50596" w:rsidP="00C81053">
      <w:pPr>
        <w:pStyle w:val="biblio"/>
      </w:pPr>
      <w:r>
        <w:t xml:space="preserve">Hubbs, H., Maynard, C., &amp; Morris, D. (2020). </w:t>
      </w:r>
      <w:r w:rsidRPr="00CA2F6D">
        <w:rPr>
          <w:i/>
          <w:iCs/>
          <w:rPrChange w:id="24" w:author="Rosenberg, Joshua" w:date="2026-04-09T16:17:00Z" w16du:dateUtc="2026-04-09T21:17:00Z">
            <w:rPr/>
          </w:rPrChange>
        </w:rPr>
        <w:t xml:space="preserve">Family Hiking in the Smokies. </w:t>
      </w:r>
      <w:r>
        <w:t>University of Tennessee Press.</w:t>
      </w:r>
    </w:p>
    <w:p w14:paraId="7065170A" w14:textId="77777777" w:rsidR="00C81053" w:rsidRDefault="00C81053" w:rsidP="00C81053">
      <w:pPr>
        <w:pStyle w:val="biblio"/>
      </w:pPr>
    </w:p>
    <w:p w14:paraId="3669AF43" w14:textId="77777777" w:rsidR="00C50596" w:rsidRPr="00C81053" w:rsidRDefault="00C50596" w:rsidP="00C81053">
      <w:pPr>
        <w:pStyle w:val="B-head"/>
      </w:pPr>
      <w:r>
        <w:t>History</w:t>
      </w:r>
    </w:p>
    <w:p w14:paraId="0F757A67" w14:textId="77777777" w:rsidR="00C50596" w:rsidRDefault="00C50596" w:rsidP="00C81053">
      <w:pPr>
        <w:pStyle w:val="biblio"/>
      </w:pPr>
      <w:r>
        <w:t xml:space="preserve">Brewer, A., &amp; Brewer, C. (1975). </w:t>
      </w:r>
      <w:r w:rsidRPr="00C81053">
        <w:rPr>
          <w:rStyle w:val="ital1"/>
        </w:rPr>
        <w:t>Valley so wild: A folk history</w:t>
      </w:r>
      <w:r>
        <w:t>. East Tennessee Historical Society.</w:t>
      </w:r>
    </w:p>
    <w:p w14:paraId="28E58BD3" w14:textId="77777777" w:rsidR="00C50596" w:rsidRDefault="00C50596" w:rsidP="00C81053">
      <w:pPr>
        <w:pStyle w:val="biblio"/>
      </w:pPr>
      <w:r>
        <w:t xml:space="preserve">Bridges, A., Clement, R., &amp; Wise, K. (Eds.). (2019). </w:t>
      </w:r>
      <w:r w:rsidRPr="00C81053">
        <w:rPr>
          <w:rStyle w:val="ital1"/>
        </w:rPr>
        <w:t>The Terra Incognita reader: Early writings from the Great Smoky Mountains</w:t>
      </w:r>
      <w:r>
        <w:t>. University of Tennessee Press.</w:t>
      </w:r>
    </w:p>
    <w:p w14:paraId="0931DF4B" w14:textId="77777777" w:rsidR="00C50596" w:rsidRDefault="00C50596" w:rsidP="00C81053">
      <w:pPr>
        <w:pStyle w:val="biblio"/>
      </w:pPr>
      <w:r>
        <w:t xml:space="preserve">Howell, B. J. (2003). </w:t>
      </w:r>
      <w:r w:rsidRPr="00C81053">
        <w:rPr>
          <w:rStyle w:val="ital1"/>
        </w:rPr>
        <w:t>Folklife along the Big South Fork of the Cumberland River</w:t>
      </w:r>
      <w:r>
        <w:t>. University of Tennessee Press.</w:t>
      </w:r>
    </w:p>
    <w:p w14:paraId="7844B064" w14:textId="77777777" w:rsidR="00D267CC" w:rsidRDefault="00D267CC" w:rsidP="00C81053">
      <w:pPr>
        <w:pStyle w:val="biblio"/>
      </w:pPr>
    </w:p>
    <w:p w14:paraId="594FF837" w14:textId="77777777" w:rsidR="00C50596" w:rsidRPr="00D267CC" w:rsidRDefault="00C50596" w:rsidP="00D267CC">
      <w:pPr>
        <w:pStyle w:val="B-head"/>
      </w:pPr>
      <w:r>
        <w:t>Science/Natural History</w:t>
      </w:r>
    </w:p>
    <w:p w14:paraId="6BF24A1E" w14:textId="3BCEB115" w:rsidR="00C50596" w:rsidRDefault="00C50596" w:rsidP="00D267CC">
      <w:pPr>
        <w:pStyle w:val="biblio"/>
      </w:pPr>
      <w:r>
        <w:t>Linzey, D. W. (20</w:t>
      </w:r>
      <w:r w:rsidR="00D267CC">
        <w:t>25</w:t>
      </w:r>
      <w:r>
        <w:t xml:space="preserve">). </w:t>
      </w:r>
      <w:r w:rsidRPr="00C81053">
        <w:rPr>
          <w:rStyle w:val="ital1"/>
        </w:rPr>
        <w:t>A natural history guide to Great Smoky Mountains National Park</w:t>
      </w:r>
      <w:r>
        <w:t xml:space="preserve"> </w:t>
      </w:r>
      <w:r w:rsidR="00D77C21">
        <w:t>(</w:t>
      </w:r>
      <w:r w:rsidR="00D267CC">
        <w:t>2nd ed.</w:t>
      </w:r>
      <w:r w:rsidR="00D77C21">
        <w:t>).</w:t>
      </w:r>
      <w:r w:rsidR="00D267CC">
        <w:t xml:space="preserve"> </w:t>
      </w:r>
      <w:r>
        <w:t>University of Tennessee Press.</w:t>
      </w:r>
    </w:p>
    <w:p w14:paraId="58EB72EB" w14:textId="77777777" w:rsidR="00D267CC" w:rsidRDefault="00D267CC" w:rsidP="00D267CC">
      <w:pPr>
        <w:pStyle w:val="biblio"/>
      </w:pPr>
    </w:p>
    <w:p w14:paraId="49124F91" w14:textId="77777777" w:rsidR="00C50596" w:rsidRDefault="00C50596" w:rsidP="00D267CC">
      <w:pPr>
        <w:pStyle w:val="B-head"/>
      </w:pPr>
      <w:r>
        <w:t>Field Guides</w:t>
      </w:r>
    </w:p>
    <w:p w14:paraId="5E835274" w14:textId="77777777" w:rsidR="00C50596" w:rsidRDefault="00C50596" w:rsidP="00D267CC">
      <w:pPr>
        <w:pStyle w:val="biblio"/>
      </w:pPr>
      <w:r>
        <w:t xml:space="preserve">Kemp, S. (1993). </w:t>
      </w:r>
      <w:r w:rsidRPr="00C81053">
        <w:rPr>
          <w:rStyle w:val="ital1"/>
        </w:rPr>
        <w:t>Trees of the Smokies</w:t>
      </w:r>
      <w:r>
        <w:t>. Great Smoky Mountains Association.</w:t>
      </w:r>
    </w:p>
    <w:p w14:paraId="6EFF11BE" w14:textId="77777777" w:rsidR="00C50596" w:rsidRDefault="00C50596" w:rsidP="00D267CC">
      <w:pPr>
        <w:pStyle w:val="biblio"/>
      </w:pPr>
      <w:r>
        <w:lastRenderedPageBreak/>
        <w:t xml:space="preserve">Tilley, S. G., &amp; Huheey, J. E. (2001). </w:t>
      </w:r>
      <w:r w:rsidRPr="00C81053">
        <w:rPr>
          <w:rStyle w:val="ital1"/>
        </w:rPr>
        <w:t>Reptiles and amphibians of the Smokies</w:t>
      </w:r>
      <w:r>
        <w:t>. Great Smoky Mountains Association.</w:t>
      </w:r>
    </w:p>
    <w:p w14:paraId="4A588B8D" w14:textId="77777777" w:rsidR="00C50596" w:rsidRDefault="00C50596" w:rsidP="00D267CC">
      <w:pPr>
        <w:pStyle w:val="biblio"/>
      </w:pPr>
      <w:r>
        <w:t xml:space="preserve">White, P. (2000). </w:t>
      </w:r>
      <w:r w:rsidRPr="00C81053">
        <w:rPr>
          <w:rStyle w:val="ital1"/>
        </w:rPr>
        <w:t>Wildflowers of the Smokies</w:t>
      </w:r>
      <w:r>
        <w:t>. Great Smoky Mountains Association.</w:t>
      </w:r>
    </w:p>
    <w:p w14:paraId="6D6998D0" w14:textId="77777777" w:rsidR="00D267CC" w:rsidRDefault="00D267CC" w:rsidP="00D267CC">
      <w:pPr>
        <w:pStyle w:val="biblio"/>
      </w:pPr>
    </w:p>
    <w:p w14:paraId="41EE7EDB" w14:textId="77777777" w:rsidR="00C50596" w:rsidRDefault="00C50596" w:rsidP="00D267CC">
      <w:pPr>
        <w:pStyle w:val="B-head"/>
      </w:pPr>
      <w:r>
        <w:t>General Advice on Hiking and Going Outdoors with Kids</w:t>
      </w:r>
    </w:p>
    <w:p w14:paraId="75858134" w14:textId="77777777" w:rsidR="00C50596" w:rsidRDefault="00C50596" w:rsidP="00D267CC">
      <w:pPr>
        <w:pStyle w:val="biblio"/>
      </w:pPr>
      <w:r>
        <w:t xml:space="preserve">Aist, J. (2019). </w:t>
      </w:r>
      <w:r w:rsidRPr="00C81053">
        <w:rPr>
          <w:rStyle w:val="ital1"/>
        </w:rPr>
        <w:t>Babes in the woods: Hiking, camping &amp; boating with babies and young children</w:t>
      </w:r>
      <w:r>
        <w:t>. The Mountaineers Books.</w:t>
      </w:r>
    </w:p>
    <w:p w14:paraId="1DBAAC71" w14:textId="77777777" w:rsidR="00C50596" w:rsidRDefault="00C50596" w:rsidP="00D267CC">
      <w:pPr>
        <w:pStyle w:val="biblio"/>
      </w:pPr>
      <w:r>
        <w:t xml:space="preserve">Alexander, K. (2017). </w:t>
      </w:r>
      <w:r w:rsidRPr="00C81053">
        <w:rPr>
          <w:rStyle w:val="ital1"/>
        </w:rPr>
        <w:t>The backpacking with kids handbook: Your down and dirty guide to fun outdoor adventures with your kids</w:t>
      </w:r>
      <w:r>
        <w:t>. Independently published.</w:t>
      </w:r>
    </w:p>
    <w:p w14:paraId="1D762AF8" w14:textId="77777777" w:rsidR="00C50596" w:rsidRDefault="00C50596" w:rsidP="00D267CC">
      <w:pPr>
        <w:pStyle w:val="biblio"/>
      </w:pPr>
      <w:r>
        <w:t xml:space="preserve">Ross, C. (2018). </w:t>
      </w:r>
      <w:r w:rsidRPr="00C81053">
        <w:rPr>
          <w:rStyle w:val="ital1"/>
        </w:rPr>
        <w:t>The world is our classroom: How one family used nature and travel to shape an extraordinary education</w:t>
      </w:r>
      <w:r>
        <w:t>. Skyhorse Publishing.</w:t>
      </w:r>
    </w:p>
    <w:p w14:paraId="22302A8D" w14:textId="77777777" w:rsidR="00D267CC" w:rsidRDefault="00D267CC" w:rsidP="00D267CC">
      <w:pPr>
        <w:pStyle w:val="biblio"/>
      </w:pPr>
    </w:p>
    <w:p w14:paraId="595B1D3F" w14:textId="77777777" w:rsidR="00C50596" w:rsidRDefault="00C50596" w:rsidP="00D267CC">
      <w:pPr>
        <w:pStyle w:val="B-head"/>
      </w:pPr>
      <w:r>
        <w:t>For Children</w:t>
      </w:r>
    </w:p>
    <w:p w14:paraId="177DD9B9" w14:textId="77777777" w:rsidR="00C50596" w:rsidRDefault="00C50596" w:rsidP="00D267CC">
      <w:pPr>
        <w:pStyle w:val="biblio"/>
      </w:pPr>
      <w:r>
        <w:t xml:space="preserve">Davis, J. P., &amp; Blevins, H. (2021). </w:t>
      </w:r>
      <w:r w:rsidRPr="00C81053">
        <w:rPr>
          <w:rStyle w:val="ital1"/>
        </w:rPr>
        <w:t>Outdoor school: Hiking and camping, the definitive interactive nature guide</w:t>
      </w:r>
      <w:r>
        <w:t>. Odd dot.</w:t>
      </w:r>
    </w:p>
    <w:p w14:paraId="52164DE5" w14:textId="77777777" w:rsidR="00C50596" w:rsidRDefault="00C50596" w:rsidP="00D267CC">
      <w:pPr>
        <w:pStyle w:val="biblio"/>
      </w:pPr>
      <w:r>
        <w:t xml:space="preserve">Ferrell, A. (2019). </w:t>
      </w:r>
      <w:r w:rsidRPr="00C81053">
        <w:rPr>
          <w:rStyle w:val="ital1"/>
        </w:rPr>
        <w:t>The Hike</w:t>
      </w:r>
      <w:r>
        <w:t>. Chronicle Books.</w:t>
      </w:r>
    </w:p>
    <w:p w14:paraId="3CB7332B" w14:textId="77777777" w:rsidR="00C50596" w:rsidRDefault="00C50596" w:rsidP="00D267CC">
      <w:pPr>
        <w:pStyle w:val="biblio"/>
      </w:pPr>
      <w:r>
        <w:t xml:space="preserve">Oswald, P. (2020). </w:t>
      </w:r>
      <w:r w:rsidRPr="00C81053">
        <w:rPr>
          <w:rStyle w:val="ital1"/>
        </w:rPr>
        <w:t>Hike</w:t>
      </w:r>
      <w:r>
        <w:t>. Candlewick Press.</w:t>
      </w:r>
    </w:p>
    <w:bookmarkEnd w:id="23"/>
    <w:p w14:paraId="02BBB11B" w14:textId="77777777" w:rsidR="00C50596" w:rsidRPr="00D267CC" w:rsidRDefault="00C50596" w:rsidP="00D267CC">
      <w:pPr>
        <w:pStyle w:val="biblio"/>
      </w:pPr>
    </w:p>
    <w:sectPr w:rsidR="00C50596" w:rsidRPr="00D267CC">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Fulton, Samantha" w:date="2026-02-06T19:06:00Z" w:initials="FS">
    <w:p w14:paraId="65966C97" w14:textId="77777777" w:rsidR="00633F56" w:rsidRDefault="00633F56" w:rsidP="00633F56">
      <w:r>
        <w:rPr>
          <w:rStyle w:val="CommentReference"/>
        </w:rPr>
        <w:annotationRef/>
      </w:r>
      <w:r>
        <w:rPr>
          <w:sz w:val="20"/>
          <w:szCs w:val="20"/>
        </w:rPr>
        <w:t xml:space="preserve">AU: incomplete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966C9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92AA41" w16cex:dateUtc="2026-02-07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966C97" w16cid:durableId="6892AA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6449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205843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53E4B2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1A0E94CE"/>
    <w:multiLevelType w:val="multilevel"/>
    <w:tmpl w:val="1B223098"/>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9809611">
    <w:abstractNumId w:val="3"/>
  </w:num>
  <w:num w:numId="2" w16cid:durableId="329724929">
    <w:abstractNumId w:val="1"/>
  </w:num>
  <w:num w:numId="3" w16cid:durableId="2036733052">
    <w:abstractNumId w:val="2"/>
  </w:num>
  <w:num w:numId="4" w16cid:durableId="1917978883">
    <w:abstractNumId w:val="0"/>
  </w:num>
  <w:num w:numId="5" w16cid:durableId="18180658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berg, Joshua">
    <w15:presenceInfo w15:providerId="AD" w15:userId="S::jrosenb8@utk.edu::8f4a504e-a175-48f5-a165-553d01a57c44"/>
  </w15:person>
  <w15:person w15:author="Fulton, Samantha">
    <w15:presenceInfo w15:providerId="AD" w15:userId="S::sfulton5@vols.utk.edu::0a5b4ceb-597f-4d37-9c59-ee082ef24eb9"/>
  </w15:person>
  <w15:person w15:author="Wells, Thomas">
    <w15:presenceInfo w15:providerId="AD" w15:userId="S::twells@utk.edu::c41a3a17-9bb4-4399-b083-7ebb61b35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C9CD5F"/>
    <w:rsid w:val="00022D9F"/>
    <w:rsid w:val="001E366A"/>
    <w:rsid w:val="002347EE"/>
    <w:rsid w:val="003D3A89"/>
    <w:rsid w:val="003D61EF"/>
    <w:rsid w:val="004301AA"/>
    <w:rsid w:val="00527FB2"/>
    <w:rsid w:val="00577581"/>
    <w:rsid w:val="00633F56"/>
    <w:rsid w:val="00724164"/>
    <w:rsid w:val="007A1982"/>
    <w:rsid w:val="007B7B03"/>
    <w:rsid w:val="008912F8"/>
    <w:rsid w:val="009D3F7F"/>
    <w:rsid w:val="00C05DF1"/>
    <w:rsid w:val="00C37653"/>
    <w:rsid w:val="00C50596"/>
    <w:rsid w:val="00C81053"/>
    <w:rsid w:val="00CA2F6D"/>
    <w:rsid w:val="00D267CC"/>
    <w:rsid w:val="00D619BB"/>
    <w:rsid w:val="00D77C21"/>
    <w:rsid w:val="00DC416A"/>
    <w:rsid w:val="1EC9CD5F"/>
    <w:rsid w:val="2BE3A5E1"/>
    <w:rsid w:val="3C3DAC9F"/>
    <w:rsid w:val="66BED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4C025"/>
  <w15:docId w15:val="{1C0BE029-1B52-4820-BD0D-ED844F645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Normal Indent" w:uiPriority="99"/>
    <w:lsdException w:name="List"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1053"/>
    <w:pPr>
      <w:spacing w:after="0" w:line="480" w:lineRule="auto"/>
    </w:pPr>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C81053"/>
    <w:pPr>
      <w:numPr>
        <w:ilvl w:val="1"/>
      </w:numPr>
    </w:pPr>
    <w:rPr>
      <w:rFonts w:ascii="Arial" w:eastAsiaTheme="majorEastAsia" w:hAnsi="Arial" w:cstheme="majorBidi"/>
      <w:iCs/>
      <w:spacing w:val="15"/>
      <w:sz w:val="28"/>
    </w:rPr>
  </w:style>
  <w:style w:type="character" w:customStyle="1" w:styleId="SubtitleChar">
    <w:name w:val="Subtitle Char"/>
    <w:basedOn w:val="DefaultParagraphFont"/>
    <w:link w:val="Subtitle"/>
    <w:uiPriority w:val="11"/>
    <w:rsid w:val="00C81053"/>
    <w:rPr>
      <w:rFonts w:ascii="Arial" w:eastAsiaTheme="majorEastAsia" w:hAnsi="Arial" w:cstheme="majorBidi"/>
      <w:iCs/>
      <w:spacing w:val="15"/>
      <w:sz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Head">
    <w:name w:val="A-Head"/>
    <w:basedOn w:val="Normal"/>
    <w:qFormat/>
    <w:rsid w:val="00C81053"/>
    <w:pPr>
      <w:jc w:val="center"/>
    </w:pPr>
    <w:rPr>
      <w:rFonts w:ascii="Arial" w:hAnsi="Arial"/>
      <w:b/>
      <w:sz w:val="32"/>
    </w:rPr>
  </w:style>
  <w:style w:type="paragraph" w:customStyle="1" w:styleId="author0">
    <w:name w:val="author"/>
    <w:basedOn w:val="Normal"/>
    <w:qFormat/>
    <w:rsid w:val="00C81053"/>
    <w:pPr>
      <w:ind w:left="720"/>
    </w:pPr>
    <w:rPr>
      <w:sz w:val="28"/>
    </w:rPr>
  </w:style>
  <w:style w:type="paragraph" w:customStyle="1" w:styleId="B-head">
    <w:name w:val="B-head"/>
    <w:basedOn w:val="Normal"/>
    <w:qFormat/>
    <w:rsid w:val="00C81053"/>
    <w:pPr>
      <w:ind w:left="720"/>
    </w:pPr>
    <w:rPr>
      <w:rFonts w:ascii="Arial" w:hAnsi="Arial"/>
      <w:sz w:val="32"/>
    </w:rPr>
  </w:style>
  <w:style w:type="paragraph" w:customStyle="1" w:styleId="biblio">
    <w:name w:val="biblio"/>
    <w:basedOn w:val="Normal"/>
    <w:qFormat/>
    <w:rsid w:val="00C81053"/>
    <w:pPr>
      <w:ind w:left="720" w:hanging="720"/>
    </w:pPr>
  </w:style>
  <w:style w:type="paragraph" w:customStyle="1" w:styleId="blockquote">
    <w:name w:val="block quote"/>
    <w:basedOn w:val="Normal"/>
    <w:qFormat/>
    <w:rsid w:val="00C81053"/>
    <w:pPr>
      <w:ind w:left="720" w:right="720"/>
    </w:pPr>
  </w:style>
  <w:style w:type="character" w:customStyle="1" w:styleId="bold1">
    <w:name w:val="bold 1"/>
    <w:basedOn w:val="DefaultParagraphFont"/>
    <w:uiPriority w:val="1"/>
    <w:qFormat/>
    <w:rsid w:val="00C81053"/>
    <w:rPr>
      <w:rFonts w:asciiTheme="minorHAnsi" w:hAnsiTheme="minorHAnsi"/>
      <w:b/>
      <w:i w:val="0"/>
      <w:sz w:val="24"/>
    </w:rPr>
  </w:style>
  <w:style w:type="paragraph" w:customStyle="1" w:styleId="C-head">
    <w:name w:val="C-head"/>
    <w:basedOn w:val="Normal"/>
    <w:qFormat/>
    <w:rsid w:val="00C81053"/>
    <w:rPr>
      <w:rFonts w:ascii="Arial" w:hAnsi="Arial"/>
      <w:u w:val="single"/>
    </w:rPr>
  </w:style>
  <w:style w:type="paragraph" w:customStyle="1" w:styleId="Caption1">
    <w:name w:val="Caption1"/>
    <w:basedOn w:val="Normal"/>
    <w:qFormat/>
    <w:rsid w:val="00C81053"/>
  </w:style>
  <w:style w:type="paragraph" w:customStyle="1" w:styleId="center">
    <w:name w:val="center"/>
    <w:basedOn w:val="Normal"/>
    <w:qFormat/>
    <w:rsid w:val="00C81053"/>
    <w:pPr>
      <w:jc w:val="center"/>
    </w:pPr>
  </w:style>
  <w:style w:type="paragraph" w:customStyle="1" w:styleId="ChapterNumber">
    <w:name w:val="Chapter Number"/>
    <w:basedOn w:val="Normal"/>
    <w:qFormat/>
    <w:rsid w:val="00C81053"/>
    <w:rPr>
      <w:rFonts w:ascii="Arial" w:hAnsi="Arial"/>
      <w:b/>
      <w:sz w:val="40"/>
    </w:rPr>
  </w:style>
  <w:style w:type="paragraph" w:customStyle="1" w:styleId="ChapterTitle">
    <w:name w:val="Chapter Title"/>
    <w:basedOn w:val="ChapterNumber"/>
    <w:qFormat/>
    <w:rsid w:val="00C81053"/>
  </w:style>
  <w:style w:type="paragraph" w:customStyle="1" w:styleId="eipigraphsource">
    <w:name w:val="eipigraph source"/>
    <w:basedOn w:val="Normal"/>
    <w:qFormat/>
    <w:rsid w:val="00C81053"/>
    <w:pPr>
      <w:ind w:right="720"/>
      <w:jc w:val="right"/>
    </w:pPr>
  </w:style>
  <w:style w:type="paragraph" w:customStyle="1" w:styleId="epigraphchapteropener">
    <w:name w:val="epigraph chapter opener"/>
    <w:basedOn w:val="blockquote"/>
    <w:qFormat/>
    <w:rsid w:val="00C81053"/>
  </w:style>
  <w:style w:type="paragraph" w:customStyle="1" w:styleId="Epigraphintext">
    <w:name w:val="Epigraph in text"/>
    <w:basedOn w:val="epigraphchapteropener"/>
    <w:qFormat/>
    <w:rsid w:val="00C81053"/>
  </w:style>
  <w:style w:type="paragraph" w:customStyle="1" w:styleId="poetry">
    <w:name w:val="poetry"/>
    <w:basedOn w:val="Normal"/>
    <w:qFormat/>
    <w:rsid w:val="00C81053"/>
    <w:pPr>
      <w:ind w:left="1080" w:right="1080"/>
    </w:pPr>
  </w:style>
  <w:style w:type="paragraph" w:customStyle="1" w:styleId="Extracthead">
    <w:name w:val="Extract head"/>
    <w:basedOn w:val="poetry"/>
    <w:qFormat/>
    <w:rsid w:val="00C81053"/>
    <w:rPr>
      <w:b/>
    </w:rPr>
  </w:style>
  <w:style w:type="paragraph" w:styleId="Index1">
    <w:name w:val="index 1"/>
    <w:basedOn w:val="Normal"/>
    <w:next w:val="Normal"/>
    <w:autoRedefine/>
    <w:uiPriority w:val="99"/>
    <w:unhideWhenUsed/>
    <w:rsid w:val="00C81053"/>
    <w:pPr>
      <w:ind w:left="360" w:hanging="360"/>
    </w:pPr>
  </w:style>
  <w:style w:type="character" w:customStyle="1" w:styleId="ital1">
    <w:name w:val="ital 1"/>
    <w:basedOn w:val="DefaultParagraphFont"/>
    <w:uiPriority w:val="1"/>
    <w:qFormat/>
    <w:rsid w:val="00C81053"/>
    <w:rPr>
      <w:rFonts w:asciiTheme="minorHAnsi" w:hAnsiTheme="minorHAnsi"/>
      <w:b w:val="0"/>
      <w:i/>
      <w:sz w:val="24"/>
    </w:rPr>
  </w:style>
  <w:style w:type="paragraph" w:styleId="ListBullet">
    <w:name w:val="List Bullet"/>
    <w:basedOn w:val="Normal"/>
    <w:uiPriority w:val="99"/>
    <w:unhideWhenUsed/>
    <w:rsid w:val="00C81053"/>
    <w:pPr>
      <w:numPr>
        <w:numId w:val="5"/>
      </w:numPr>
      <w:contextualSpacing/>
    </w:pPr>
  </w:style>
  <w:style w:type="paragraph" w:styleId="List">
    <w:name w:val="List"/>
    <w:aliases w:val="List unnumbered"/>
    <w:basedOn w:val="Normal"/>
    <w:uiPriority w:val="99"/>
    <w:unhideWhenUsed/>
    <w:rsid w:val="00C81053"/>
    <w:pPr>
      <w:ind w:left="1080" w:hanging="360"/>
      <w:contextualSpacing/>
    </w:pPr>
  </w:style>
  <w:style w:type="paragraph" w:styleId="NormalIndent">
    <w:name w:val="Normal Indent"/>
    <w:basedOn w:val="Normal"/>
    <w:uiPriority w:val="99"/>
    <w:unhideWhenUsed/>
    <w:rsid w:val="00C81053"/>
    <w:pPr>
      <w:ind w:left="720"/>
    </w:pPr>
  </w:style>
  <w:style w:type="paragraph" w:customStyle="1" w:styleId="notes">
    <w:name w:val="notes"/>
    <w:basedOn w:val="Normal"/>
    <w:qFormat/>
    <w:rsid w:val="00C81053"/>
    <w:pPr>
      <w:ind w:firstLine="720"/>
    </w:pPr>
  </w:style>
  <w:style w:type="paragraph" w:customStyle="1" w:styleId="Noteextract">
    <w:name w:val="Note extract"/>
    <w:basedOn w:val="notes"/>
    <w:qFormat/>
    <w:rsid w:val="00C81053"/>
    <w:pPr>
      <w:ind w:left="720" w:right="720" w:firstLine="0"/>
    </w:pPr>
  </w:style>
  <w:style w:type="paragraph" w:customStyle="1" w:styleId="ornament">
    <w:name w:val="ornament"/>
    <w:basedOn w:val="center"/>
    <w:qFormat/>
    <w:rsid w:val="00C81053"/>
  </w:style>
  <w:style w:type="paragraph" w:customStyle="1" w:styleId="PartTitle">
    <w:name w:val="Part Title"/>
    <w:basedOn w:val="Normal"/>
    <w:qFormat/>
    <w:rsid w:val="00C81053"/>
    <w:pPr>
      <w:jc w:val="center"/>
    </w:pPr>
    <w:rPr>
      <w:rFonts w:ascii="Arial" w:hAnsi="Arial"/>
      <w:b/>
      <w:bCs/>
      <w:smallCaps/>
      <w:sz w:val="48"/>
      <w:szCs w:val="48"/>
    </w:rPr>
  </w:style>
  <w:style w:type="paragraph" w:customStyle="1" w:styleId="SmallA-head">
    <w:name w:val="Small A-head"/>
    <w:basedOn w:val="A-Head"/>
    <w:qFormat/>
    <w:rsid w:val="00C81053"/>
    <w:rPr>
      <w:sz w:val="28"/>
    </w:rPr>
  </w:style>
  <w:style w:type="character" w:customStyle="1" w:styleId="smallcaps">
    <w:name w:val="small caps"/>
    <w:basedOn w:val="DefaultParagraphFont"/>
    <w:uiPriority w:val="1"/>
    <w:qFormat/>
    <w:rsid w:val="00C81053"/>
    <w:rPr>
      <w:rFonts w:ascii="Calibri" w:hAnsi="Calibri"/>
      <w:b w:val="0"/>
      <w:i w:val="0"/>
      <w:caps w:val="0"/>
      <w:smallCaps/>
      <w:strike w:val="0"/>
      <w:dstrike w:val="0"/>
      <w:vanish w:val="0"/>
      <w:sz w:val="24"/>
      <w:vertAlign w:val="baseline"/>
    </w:rPr>
  </w:style>
  <w:style w:type="paragraph" w:customStyle="1" w:styleId="SmallChapterHead">
    <w:name w:val="Small Chapter Head"/>
    <w:basedOn w:val="ChapterNumber"/>
    <w:qFormat/>
    <w:rsid w:val="00C81053"/>
    <w:rPr>
      <w:sz w:val="36"/>
    </w:rPr>
  </w:style>
  <w:style w:type="character" w:customStyle="1" w:styleId="underline">
    <w:name w:val="underline"/>
    <w:basedOn w:val="DefaultParagraphFont"/>
    <w:uiPriority w:val="1"/>
    <w:qFormat/>
    <w:rsid w:val="00C81053"/>
    <w:rPr>
      <w:u w:val="single"/>
    </w:rPr>
  </w:style>
  <w:style w:type="character" w:styleId="CommentReference">
    <w:name w:val="annotation reference"/>
    <w:basedOn w:val="DefaultParagraphFont"/>
    <w:rsid w:val="00633F56"/>
    <w:rPr>
      <w:sz w:val="16"/>
      <w:szCs w:val="16"/>
    </w:rPr>
  </w:style>
  <w:style w:type="paragraph" w:styleId="CommentText">
    <w:name w:val="annotation text"/>
    <w:basedOn w:val="Normal"/>
    <w:link w:val="CommentTextChar"/>
    <w:rsid w:val="00633F56"/>
    <w:pPr>
      <w:spacing w:line="240" w:lineRule="auto"/>
    </w:pPr>
    <w:rPr>
      <w:sz w:val="20"/>
      <w:szCs w:val="20"/>
    </w:rPr>
  </w:style>
  <w:style w:type="character" w:customStyle="1" w:styleId="CommentTextChar">
    <w:name w:val="Comment Text Char"/>
    <w:basedOn w:val="DefaultParagraphFont"/>
    <w:link w:val="CommentText"/>
    <w:rsid w:val="00633F56"/>
    <w:rPr>
      <w:rFonts w:eastAsiaTheme="minorEastAsia"/>
      <w:sz w:val="20"/>
      <w:szCs w:val="20"/>
    </w:rPr>
  </w:style>
  <w:style w:type="paragraph" w:styleId="CommentSubject">
    <w:name w:val="annotation subject"/>
    <w:basedOn w:val="CommentText"/>
    <w:next w:val="CommentText"/>
    <w:link w:val="CommentSubjectChar"/>
    <w:rsid w:val="00633F56"/>
    <w:rPr>
      <w:b/>
      <w:bCs/>
    </w:rPr>
  </w:style>
  <w:style w:type="character" w:customStyle="1" w:styleId="CommentSubjectChar">
    <w:name w:val="Comment Subject Char"/>
    <w:basedOn w:val="CommentTextChar"/>
    <w:link w:val="CommentSubject"/>
    <w:rsid w:val="00633F56"/>
    <w:rPr>
      <w:rFonts w:eastAsiaTheme="minorEastAsia"/>
      <w:b/>
      <w:bCs/>
      <w:sz w:val="20"/>
      <w:szCs w:val="20"/>
    </w:rPr>
  </w:style>
  <w:style w:type="paragraph" w:styleId="Revision">
    <w:name w:val="Revision"/>
    <w:hidden/>
    <w:rsid w:val="00C37653"/>
    <w:pPr>
      <w:spacing w:after="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1411</Words>
  <Characters>7397</Characters>
  <Application>Microsoft Office Word</Application>
  <DocSecurity>0</DocSecurity>
  <Lines>172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Wells</dc:creator>
  <cp:keywords/>
  <cp:lastModifiedBy>Rosenberg, Joshua</cp:lastModifiedBy>
  <cp:revision>21</cp:revision>
  <dcterms:created xsi:type="dcterms:W3CDTF">2026-01-15T19:53:00Z</dcterms:created>
  <dcterms:modified xsi:type="dcterms:W3CDTF">2026-04-10T19:35:00Z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