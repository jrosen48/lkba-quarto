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1BBBA" w14:textId="09AF9297" w:rsidR="794DC132" w:rsidRDefault="794DC132" w:rsidP="00CD6213">
      <w:pPr>
        <w:pStyle w:val="ChapterTitle"/>
      </w:pPr>
      <w:r w:rsidRPr="035C6554">
        <w:rPr>
          <w:rFonts w:eastAsia="Aptos Display"/>
        </w:rPr>
        <w:t>How to Use This Book</w:t>
      </w:r>
    </w:p>
    <w:p w14:paraId="4A3FD630" w14:textId="2A45AB1C" w:rsidR="414F196B" w:rsidRDefault="00EC6684" w:rsidP="00BB5EBA">
      <w:pPr>
        <w:rPr>
          <w:rFonts w:eastAsia="Aptos"/>
        </w:rPr>
      </w:pPr>
      <w:r>
        <w:rPr>
          <w:rFonts w:ascii="Aptos" w:eastAsia="Aptos" w:hAnsi="Aptos" w:cs="Aptos"/>
          <w:b/>
          <w:bCs/>
          <w:color w:val="000000" w:themeColor="text1"/>
        </w:rPr>
        <w:t>***</w:t>
      </w:r>
      <w:r w:rsidR="331B51EA" w:rsidRPr="035C6554">
        <w:rPr>
          <w:rFonts w:ascii="Aptos" w:eastAsia="Aptos" w:hAnsi="Aptos" w:cs="Aptos"/>
          <w:b/>
          <w:bCs/>
          <w:color w:val="000000" w:themeColor="text1"/>
        </w:rPr>
        <w:t>Fig</w:t>
      </w:r>
      <w:r w:rsidR="00BB5EBA">
        <w:rPr>
          <w:rFonts w:ascii="Aptos" w:eastAsia="Aptos" w:hAnsi="Aptos" w:cs="Aptos"/>
          <w:b/>
          <w:bCs/>
          <w:color w:val="000000" w:themeColor="text1"/>
        </w:rPr>
        <w:t xml:space="preserve"> </w:t>
      </w:r>
      <w:r w:rsidR="00BB5EBA">
        <w:rPr>
          <w:rFonts w:eastAsia="Aptos"/>
        </w:rPr>
        <w:t>2</w:t>
      </w:r>
      <w:r>
        <w:rPr>
          <w:rFonts w:eastAsia="Aptos"/>
        </w:rPr>
        <w:t xml:space="preserve">.1. </w:t>
      </w:r>
      <w:r w:rsidR="414F196B" w:rsidRPr="035C6554">
        <w:rPr>
          <w:rFonts w:eastAsia="Aptos"/>
        </w:rPr>
        <w:t>trail sign.jpeg</w:t>
      </w:r>
    </w:p>
    <w:p w14:paraId="09EC6C45" w14:textId="4F3A6E2E" w:rsidR="331B51EA" w:rsidRDefault="331B51EA" w:rsidP="00EC6684">
      <w:pPr>
        <w:rPr>
          <w:rFonts w:eastAsia="Aptos"/>
        </w:rPr>
      </w:pPr>
      <w:r w:rsidRPr="035C6554">
        <w:rPr>
          <w:rFonts w:eastAsia="Aptos"/>
        </w:rPr>
        <w:t xml:space="preserve">This section includes </w:t>
      </w:r>
      <w:r w:rsidR="2C7B4562" w:rsidRPr="035C6554">
        <w:rPr>
          <w:rFonts w:eastAsia="Aptos"/>
        </w:rPr>
        <w:t>information on chapter</w:t>
      </w:r>
      <w:r w:rsidR="00602262">
        <w:rPr>
          <w:rFonts w:eastAsia="Aptos"/>
        </w:rPr>
        <w:t xml:space="preserve"> contents</w:t>
      </w:r>
      <w:r w:rsidR="2C7B4562" w:rsidRPr="035C6554">
        <w:rPr>
          <w:rFonts w:eastAsia="Aptos"/>
        </w:rPr>
        <w:t>, an overview of all 30 hikes, and a list of hikes th</w:t>
      </w:r>
      <w:r w:rsidR="001F171E">
        <w:rPr>
          <w:rFonts w:eastAsia="Aptos"/>
        </w:rPr>
        <w:t>a</w:t>
      </w:r>
      <w:r w:rsidR="2C7B4562" w:rsidRPr="035C6554">
        <w:rPr>
          <w:rFonts w:eastAsia="Aptos"/>
        </w:rPr>
        <w:t>t are “top 5” in different categories</w:t>
      </w:r>
      <w:r w:rsidR="6934BBEC" w:rsidRPr="035C6554">
        <w:rPr>
          <w:rFonts w:eastAsia="Aptos"/>
        </w:rPr>
        <w:t>, like those with the littlest of kids and those with playgrounds nearby, among others.</w:t>
      </w:r>
    </w:p>
    <w:p w14:paraId="7C7695FC" w14:textId="77777777" w:rsidR="00EC6684" w:rsidRDefault="00EC6684" w:rsidP="00EC6684">
      <w:pPr>
        <w:rPr>
          <w:rFonts w:eastAsia="Aptos"/>
        </w:rPr>
      </w:pPr>
    </w:p>
    <w:p w14:paraId="48F6DD00" w14:textId="77777777" w:rsidR="00A646E7" w:rsidRDefault="00A646E7" w:rsidP="00A646E7">
      <w:pPr>
        <w:pStyle w:val="A-Head"/>
      </w:pPr>
      <w:bookmarkStart w:id="0" w:name="what-each-chapter-includes"/>
      <w:r>
        <w:t>What Each Chapter Includes</w:t>
      </w:r>
    </w:p>
    <w:p w14:paraId="2B9CA4DD" w14:textId="77777777" w:rsidR="00A646E7" w:rsidRPr="00BD68D7" w:rsidRDefault="00A646E7" w:rsidP="00BD68D7"/>
    <w:p w14:paraId="41891ECB" w14:textId="77777777" w:rsidR="00A646E7" w:rsidRDefault="00A646E7" w:rsidP="00A646E7">
      <w:pPr>
        <w:pStyle w:val="B-head"/>
      </w:pPr>
      <w:bookmarkStart w:id="1" w:name="overview"/>
      <w:r>
        <w:t>Overview</w:t>
      </w:r>
    </w:p>
    <w:p w14:paraId="446F2AC3" w14:textId="77777777" w:rsidR="00A646E7" w:rsidRDefault="00A646E7" w:rsidP="00A646E7">
      <w:r>
        <w:t xml:space="preserve">Each of the chapters for hikes starts with an </w:t>
      </w:r>
      <w:r>
        <w:rPr>
          <w:i/>
          <w:iCs/>
        </w:rPr>
        <w:t>Overview</w:t>
      </w:r>
      <w:r>
        <w:t xml:space="preserve"> that give a sense for “look and feel” of the hike.</w:t>
      </w:r>
    </w:p>
    <w:p w14:paraId="619779D5" w14:textId="77777777" w:rsidR="00A646E7" w:rsidRDefault="00A646E7" w:rsidP="00A646E7"/>
    <w:p w14:paraId="77C84C95" w14:textId="77777777" w:rsidR="00A646E7" w:rsidRDefault="00A646E7" w:rsidP="00A646E7">
      <w:pPr>
        <w:pStyle w:val="B-head"/>
      </w:pPr>
      <w:bookmarkStart w:id="2" w:name="key-characteristics"/>
      <w:bookmarkEnd w:id="1"/>
      <w:r>
        <w:t>Key Characteristics</w:t>
      </w:r>
    </w:p>
    <w:p w14:paraId="5A2EF6D9" w14:textId="77777777" w:rsidR="00A646E7" w:rsidRDefault="00A646E7" w:rsidP="00A646E7">
      <w:r>
        <w:t xml:space="preserve">After each overview is a table with </w:t>
      </w:r>
      <w:r>
        <w:rPr>
          <w:i/>
          <w:iCs/>
        </w:rPr>
        <w:t>Key Characteristics</w:t>
      </w:r>
      <w:r>
        <w:t xml:space="preserve"> of the trail, including for which ages of children the hike is best.</w:t>
      </w:r>
    </w:p>
    <w:p w14:paraId="56C0D34C" w14:textId="363F0C01" w:rsidR="00A646E7" w:rsidRDefault="00A646E7" w:rsidP="00A646E7">
      <w:pPr>
        <w:pStyle w:val="List"/>
      </w:pPr>
      <w:r>
        <w:rPr>
          <w:i/>
          <w:iCs/>
        </w:rPr>
        <w:t>Toddlers</w:t>
      </w:r>
      <w:r>
        <w:t xml:space="preserve">: </w:t>
      </w:r>
      <w:r w:rsidR="00214811">
        <w:t>One- to two-year-olds</w:t>
      </w:r>
      <w:r>
        <w:t xml:space="preserve"> who can walk some of the trail (being carried for other parts) or </w:t>
      </w:r>
      <w:proofErr w:type="gramStart"/>
      <w:r>
        <w:t>all of</w:t>
      </w:r>
      <w:proofErr w:type="gramEnd"/>
      <w:r>
        <w:t xml:space="preserve"> short trails.</w:t>
      </w:r>
    </w:p>
    <w:p w14:paraId="3E76FD1A" w14:textId="35BE4D8B" w:rsidR="00A646E7" w:rsidRDefault="00A646E7" w:rsidP="00A646E7">
      <w:pPr>
        <w:pStyle w:val="List"/>
      </w:pPr>
      <w:r>
        <w:rPr>
          <w:i/>
          <w:iCs/>
        </w:rPr>
        <w:t>Little kids</w:t>
      </w:r>
      <w:r>
        <w:t>: Two</w:t>
      </w:r>
      <w:r w:rsidR="00214811">
        <w:t>- to</w:t>
      </w:r>
      <w:r>
        <w:t xml:space="preserve"> four</w:t>
      </w:r>
      <w:r w:rsidR="00214811">
        <w:t>-</w:t>
      </w:r>
      <w:r>
        <w:t xml:space="preserve"> or five</w:t>
      </w:r>
      <w:r w:rsidR="00214811">
        <w:t>-</w:t>
      </w:r>
      <w:r>
        <w:t>year</w:t>
      </w:r>
      <w:r w:rsidR="00214811">
        <w:t>-olds</w:t>
      </w:r>
      <w:r>
        <w:t xml:space="preserve"> who can walk </w:t>
      </w:r>
      <w:proofErr w:type="gramStart"/>
      <w:r>
        <w:t>all of</w:t>
      </w:r>
      <w:proofErr w:type="gramEnd"/>
      <w:r>
        <w:t xml:space="preserve"> short trails and even some parts of lengthier trails.</w:t>
      </w:r>
    </w:p>
    <w:p w14:paraId="75D896E6" w14:textId="4A6F0821" w:rsidR="00A646E7" w:rsidRDefault="00A646E7" w:rsidP="00A646E7">
      <w:pPr>
        <w:pStyle w:val="List"/>
      </w:pPr>
      <w:r>
        <w:rPr>
          <w:i/>
          <w:iCs/>
        </w:rPr>
        <w:t>Big kids</w:t>
      </w:r>
      <w:r>
        <w:t>: Four</w:t>
      </w:r>
      <w:r w:rsidR="00214811">
        <w:t xml:space="preserve">- to </w:t>
      </w:r>
      <w:r>
        <w:t>eight</w:t>
      </w:r>
      <w:r w:rsidR="00214811">
        <w:t>-</w:t>
      </w:r>
      <w:r>
        <w:t xml:space="preserve"> or nine</w:t>
      </w:r>
      <w:r w:rsidR="00214811">
        <w:t>-year-olds</w:t>
      </w:r>
      <w:r>
        <w:t xml:space="preserve"> who can walk longer distances and who are up for bigger challenges</w:t>
      </w:r>
      <w:r w:rsidR="00214811">
        <w:t>.</w:t>
      </w:r>
    </w:p>
    <w:p w14:paraId="1121E833" w14:textId="77777777" w:rsidR="00A646E7" w:rsidRDefault="00A646E7" w:rsidP="00A646E7">
      <w:pPr>
        <w:pStyle w:val="List"/>
      </w:pPr>
      <w:r>
        <w:rPr>
          <w:i/>
          <w:iCs/>
        </w:rPr>
        <w:lastRenderedPageBreak/>
        <w:t>Pre-teens and older</w:t>
      </w:r>
      <w:r>
        <w:t>: Eight or nine and up</w:t>
      </w:r>
    </w:p>
    <w:p w14:paraId="5CD59C8E" w14:textId="3E8BB020" w:rsidR="00A646E7" w:rsidRDefault="00A646E7" w:rsidP="00A646E7">
      <w:r>
        <w:tab/>
        <w:t xml:space="preserve">Of course, you may also choose to carry your toddler, little kid, or younger big kid for some or </w:t>
      </w:r>
      <w:proofErr w:type="gramStart"/>
      <w:r>
        <w:t>all of</w:t>
      </w:r>
      <w:proofErr w:type="gramEnd"/>
      <w:r>
        <w:t xml:space="preserve"> these hikes.</w:t>
      </w:r>
    </w:p>
    <w:p w14:paraId="09E3DDFD" w14:textId="3C8E6AC7" w:rsidR="00A646E7" w:rsidRDefault="00A646E7" w:rsidP="00A646E7">
      <w:r>
        <w:tab/>
        <w:t>The key characteristics also include the length of the hike, approximately how long it takes to hike, the elevation change (Flat, Gentle, Moderate, Steep, and Very Steep), whether pets are allowed</w:t>
      </w:r>
      <w:r w:rsidR="00214811">
        <w:t>, whether</w:t>
      </w:r>
      <w:r>
        <w:t xml:space="preserve"> a parking pass </w:t>
      </w:r>
      <w:r w:rsidR="00214811">
        <w:t xml:space="preserve">is </w:t>
      </w:r>
      <w:r>
        <w:t xml:space="preserve">required, and </w:t>
      </w:r>
      <w:r w:rsidR="00214811">
        <w:t>whether there is a</w:t>
      </w:r>
      <w:r>
        <w:t xml:space="preserve"> restroom. Finally, we also note the accessibility of each trail.</w:t>
      </w:r>
    </w:p>
    <w:p w14:paraId="1745F0D2" w14:textId="77777777" w:rsidR="00A646E7" w:rsidRDefault="00A646E7" w:rsidP="00A646E7"/>
    <w:p w14:paraId="66CDF06B" w14:textId="77777777" w:rsidR="00A646E7" w:rsidRPr="00A646E7" w:rsidRDefault="00A646E7" w:rsidP="00A646E7">
      <w:pPr>
        <w:pStyle w:val="B-head"/>
      </w:pPr>
      <w:r w:rsidRPr="00A646E7">
        <w:t>Understanding Accessibility</w:t>
      </w:r>
    </w:p>
    <w:p w14:paraId="05C7E3B1" w14:textId="2CF24F03" w:rsidR="00A646E7" w:rsidRDefault="00A646E7" w:rsidP="00A646E7">
      <w:r>
        <w:t>The accessibility rating describes the trail surface and terrain to help you determine whether the trail works for your family’s needs.</w:t>
      </w:r>
    </w:p>
    <w:p w14:paraId="6076BA4A" w14:textId="5559AF00" w:rsidR="00A646E7" w:rsidRDefault="00A646E7" w:rsidP="00A646E7">
      <w:pPr>
        <w:pStyle w:val="List"/>
      </w:pPr>
      <w:r>
        <w:t>“Accessible” trails are fully paved and relatively flat</w:t>
      </w:r>
      <w:r w:rsidR="00A66CE5">
        <w:t xml:space="preserve"> and</w:t>
      </w:r>
      <w:r>
        <w:t xml:space="preserve"> suitable for wheelchairs, strollers, and mobility devices.</w:t>
      </w:r>
    </w:p>
    <w:p w14:paraId="45D5A38A" w14:textId="6DFA7159" w:rsidR="00A646E7" w:rsidRDefault="00A646E7" w:rsidP="00A646E7">
      <w:pPr>
        <w:pStyle w:val="List"/>
      </w:pPr>
      <w:r>
        <w:t>“Partially accessible” trails may be paved for a portion of the route or have graded gravel surfaces that work for some wheeled devices.</w:t>
      </w:r>
    </w:p>
    <w:p w14:paraId="6966DD72" w14:textId="3D94DFD9" w:rsidR="00A646E7" w:rsidRDefault="00A646E7" w:rsidP="00A646E7">
      <w:pPr>
        <w:pStyle w:val="List"/>
      </w:pPr>
      <w:r>
        <w:t>“Not accessible” trails have unpaved, uneven, rocky, or steep terrain that makes them unsuitable for wheels.</w:t>
      </w:r>
    </w:p>
    <w:p w14:paraId="1D7AF13E" w14:textId="135C6B91" w:rsidR="00A646E7" w:rsidRDefault="00A646E7" w:rsidP="00A646E7">
      <w:r>
        <w:tab/>
        <w:t>These ratings are intended to help you plan hikes that match your needs, whether you’re pushing a stroller, using a wheelchair, or simply prefer smoother surfaces.</w:t>
      </w:r>
    </w:p>
    <w:p w14:paraId="00759690" w14:textId="77777777" w:rsidR="00A646E7" w:rsidRDefault="00A646E7" w:rsidP="00A646E7"/>
    <w:p w14:paraId="10858A07" w14:textId="77777777" w:rsidR="00A646E7" w:rsidRDefault="00A646E7" w:rsidP="00A646E7">
      <w:pPr>
        <w:pStyle w:val="B-head"/>
      </w:pPr>
      <w:bookmarkStart w:id="3" w:name="trail-maps-and-photos"/>
      <w:bookmarkEnd w:id="2"/>
      <w:r>
        <w:t>Trail Maps and Photos</w:t>
      </w:r>
    </w:p>
    <w:p w14:paraId="6E0CF25A" w14:textId="77777777" w:rsidR="00A646E7" w:rsidRDefault="00A646E7" w:rsidP="00EF5926">
      <w:r>
        <w:lastRenderedPageBreak/>
        <w:t xml:space="preserve">Each hike has a </w:t>
      </w:r>
      <w:r>
        <w:rPr>
          <w:i/>
          <w:iCs/>
        </w:rPr>
        <w:t>trail map</w:t>
      </w:r>
      <w:r>
        <w:t xml:space="preserve">. These should be </w:t>
      </w:r>
      <w:proofErr w:type="gramStart"/>
      <w:r>
        <w:t>pretty straightforward</w:t>
      </w:r>
      <w:proofErr w:type="gramEnd"/>
      <w:r>
        <w:t xml:space="preserve"> to use. Trailheads—the starting points for the hikes—are marked with a green dot, and the trail is in red, with key features of the trail noted along the way. We also include one or more photos for each hike; we tried to select these to show what makes the hike unique.</w:t>
      </w:r>
    </w:p>
    <w:p w14:paraId="01BA4F4D" w14:textId="5FF6E676" w:rsidR="00A646E7" w:rsidRDefault="00EF5926" w:rsidP="00EF5926">
      <w:r>
        <w:tab/>
      </w:r>
      <w:r w:rsidR="00A646E7">
        <w:t xml:space="preserve">Each chapter also includes directions to the trailhead with a street address or GPS coordinates. In some cases, remote trailheads without street addresses use a </w:t>
      </w:r>
      <w:r w:rsidR="00A646E7">
        <w:rPr>
          <w:b/>
          <w:bCs/>
        </w:rPr>
        <w:t>Google Maps Plus code</w:t>
      </w:r>
      <w:r w:rsidR="00A646E7">
        <w:t xml:space="preserve">—a short, alphanumeric code (like “W2HG+M9”) that pinpoints an exact location anywhere in the world. </w:t>
      </w:r>
      <w:proofErr w:type="gramStart"/>
      <w:r w:rsidR="00A646E7">
        <w:t>Plus</w:t>
      </w:r>
      <w:proofErr w:type="gramEnd"/>
      <w:r w:rsidR="00A646E7">
        <w:t xml:space="preserve"> codes only work in Google Maps, so if you use a different navigation app, use the GPS coordinates instead.</w:t>
      </w:r>
    </w:p>
    <w:p w14:paraId="6D966FDC" w14:textId="77777777" w:rsidR="00EF5926" w:rsidRDefault="00EF5926" w:rsidP="00EF5926"/>
    <w:p w14:paraId="6380DFF6" w14:textId="489D0832" w:rsidR="00A646E7" w:rsidRDefault="00A646E7" w:rsidP="00EF5926">
      <w:pPr>
        <w:pStyle w:val="B-head"/>
      </w:pPr>
      <w:bookmarkStart w:id="4" w:name="call-outs"/>
      <w:bookmarkEnd w:id="3"/>
      <w:r>
        <w:t xml:space="preserve">Call </w:t>
      </w:r>
      <w:r w:rsidR="00EF5926">
        <w:t>O</w:t>
      </w:r>
      <w:r>
        <w:t>uts</w:t>
      </w:r>
    </w:p>
    <w:p w14:paraId="621CD9E7" w14:textId="6C9B6365" w:rsidR="00A646E7" w:rsidRDefault="00A646E7" w:rsidP="00EF5926">
      <w:r>
        <w:t xml:space="preserve">The hikes are through areas rich in natural and human history, and while we felt comfortable accurately describing many of these elements, we felt we had to enlist the help of friends and colleagues for others—for which we have </w:t>
      </w:r>
      <w:r>
        <w:rPr>
          <w:i/>
          <w:iCs/>
        </w:rPr>
        <w:t>“call outs”</w:t>
      </w:r>
      <w:r>
        <w:t xml:space="preserve">. Look for these in the </w:t>
      </w:r>
      <w:proofErr w:type="gramStart"/>
      <w:r>
        <w:t>call-outs</w:t>
      </w:r>
      <w:proofErr w:type="gramEnd"/>
      <w:r>
        <w:t xml:space="preserve"> in most of the chapters and consider sharing parts of them with your little hikers.</w:t>
      </w:r>
    </w:p>
    <w:p w14:paraId="545A8A05" w14:textId="77777777" w:rsidR="00EF5926" w:rsidRPr="00EF5926" w:rsidRDefault="00EF5926" w:rsidP="00EF5926"/>
    <w:p w14:paraId="07E0553A" w14:textId="7C12B5B8" w:rsidR="00A646E7" w:rsidRDefault="00A646E7" w:rsidP="00EF5926">
      <w:pPr>
        <w:pStyle w:val="B-head"/>
      </w:pPr>
      <w:bookmarkStart w:id="5" w:name="doing-more"/>
      <w:bookmarkEnd w:id="4"/>
      <w:r>
        <w:t xml:space="preserve">Doing </w:t>
      </w:r>
      <w:r w:rsidR="00EF5926">
        <w:t>M</w:t>
      </w:r>
      <w:r>
        <w:t>ore</w:t>
      </w:r>
    </w:p>
    <w:p w14:paraId="44325189" w14:textId="12D14D93" w:rsidR="00A646E7" w:rsidRDefault="00A646E7" w:rsidP="00EF5926">
      <w:r>
        <w:t xml:space="preserve">Each chapter concludes with one or more things to do </w:t>
      </w:r>
      <w:r>
        <w:rPr>
          <w:i/>
          <w:iCs/>
        </w:rPr>
        <w:t>nearby</w:t>
      </w:r>
      <w:r>
        <w:t>, from places to grab a bite to eat to other nearby hikes to consider.</w:t>
      </w:r>
    </w:p>
    <w:p w14:paraId="596EC8D6" w14:textId="7F0F2FC7" w:rsidR="00A646E7" w:rsidRDefault="00EF5926" w:rsidP="00EF5926">
      <w:r>
        <w:tab/>
      </w:r>
      <w:r w:rsidR="00A646E7">
        <w:t xml:space="preserve">The next two chapters provide the key characteristics for </w:t>
      </w:r>
      <w:proofErr w:type="gramStart"/>
      <w:r w:rsidR="00A646E7">
        <w:t>all of</w:t>
      </w:r>
      <w:proofErr w:type="gramEnd"/>
      <w:r w:rsidR="00A646E7">
        <w:t xml:space="preserve"> the hikes in the book and Top 5 hikes in different categories, respectively.</w:t>
      </w:r>
    </w:p>
    <w:bookmarkEnd w:id="0"/>
    <w:bookmarkEnd w:id="5"/>
    <w:p w14:paraId="73B721CB" w14:textId="77777777" w:rsidR="00EC6684" w:rsidRDefault="00EC6684" w:rsidP="00EC6684">
      <w:pPr>
        <w:rPr>
          <w:rFonts w:eastAsia="Aptos"/>
        </w:rPr>
      </w:pPr>
    </w:p>
    <w:p w14:paraId="7490E564" w14:textId="77777777" w:rsidR="00A646E7" w:rsidRDefault="00A646E7" w:rsidP="00EF5926">
      <w:pPr>
        <w:pStyle w:val="A-Head"/>
      </w:pPr>
      <w:bookmarkStart w:id="6" w:name="overview-of-the-hikes"/>
      <w:r>
        <w:t>Overview of the Hikes</w:t>
      </w:r>
    </w:p>
    <w:p w14:paraId="75BD1A45" w14:textId="1E7ACCFD" w:rsidR="00A646E7" w:rsidRDefault="00A646E7" w:rsidP="00EF5926">
      <w:r>
        <w:t xml:space="preserve">This overview table includes key information about the 30 hikes. Please see each chapter description for more details, including information about whether pets are allowed, </w:t>
      </w:r>
      <w:r w:rsidR="006A31CC">
        <w:t xml:space="preserve">whether </w:t>
      </w:r>
      <w:r>
        <w:t>parking passes are required, the availability of restrooms, and the accessibility of the trails for strollers and wheelchairs.</w:t>
      </w:r>
    </w:p>
    <w:p w14:paraId="7B944E85" w14:textId="77777777" w:rsidR="00EF5926" w:rsidRDefault="00EF5926" w:rsidP="00EF5926"/>
    <w:tbl>
      <w:tblPr>
        <w:tblStyle w:val="Table"/>
        <w:tblW w:w="4768" w:type="pct"/>
        <w:tblLayout w:type="fixed"/>
        <w:tblLook w:val="0020" w:firstRow="1" w:lastRow="0" w:firstColumn="0" w:lastColumn="0" w:noHBand="0" w:noVBand="0"/>
        <w:tblPrChange w:id="7" w:author="Rosenberg, Joshua" w:date="2026-04-10T09:42:00Z" w16du:dateUtc="2026-04-10T13:42:00Z">
          <w:tblPr>
            <w:tblStyle w:val="Table"/>
            <w:tblW w:w="4768" w:type="pct"/>
            <w:tblLayout w:type="fixed"/>
            <w:tblLook w:val="0020" w:firstRow="1" w:lastRow="0" w:firstColumn="0" w:lastColumn="0" w:noHBand="0" w:noVBand="0"/>
          </w:tblPr>
        </w:tblPrChange>
      </w:tblPr>
      <w:tblGrid>
        <w:gridCol w:w="1545"/>
        <w:gridCol w:w="1687"/>
        <w:gridCol w:w="1399"/>
        <w:gridCol w:w="1255"/>
        <w:gridCol w:w="727"/>
        <w:gridCol w:w="2313"/>
        <w:tblGridChange w:id="8">
          <w:tblGrid>
            <w:gridCol w:w="1545"/>
            <w:gridCol w:w="1687"/>
            <w:gridCol w:w="1399"/>
            <w:gridCol w:w="1255"/>
            <w:gridCol w:w="727"/>
            <w:gridCol w:w="2313"/>
          </w:tblGrid>
        </w:tblGridChange>
      </w:tblGrid>
      <w:tr w:rsidR="00EF5926" w:rsidRPr="00BB5EBA" w14:paraId="27DA76FB" w14:textId="77777777" w:rsidTr="00B7568B">
        <w:trPr>
          <w:cnfStyle w:val="100000000000" w:firstRow="1" w:lastRow="0" w:firstColumn="0" w:lastColumn="0" w:oddVBand="0" w:evenVBand="0" w:oddHBand="0" w:evenHBand="0" w:firstRowFirstColumn="0" w:firstRowLastColumn="0" w:lastRowFirstColumn="0" w:lastRowLastColumn="0"/>
          <w:tblHeader/>
          <w:trPrChange w:id="9" w:author="Rosenberg, Joshua" w:date="2026-04-10T09:42:00Z" w16du:dateUtc="2026-04-10T13:42:00Z">
            <w:trPr>
              <w:tblHeader/>
            </w:trPr>
          </w:trPrChange>
        </w:trPr>
        <w:tc>
          <w:tcPr>
            <w:tcW w:w="1545" w:type="dxa"/>
            <w:tcPrChange w:id="10" w:author="Rosenberg, Joshua" w:date="2026-04-10T09:42:00Z" w16du:dateUtc="2026-04-10T13:42:00Z">
              <w:tcPr>
                <w:tcW w:w="1580" w:type="dxa"/>
              </w:tcPr>
            </w:tcPrChange>
          </w:tcPr>
          <w:p w14:paraId="05EFBB18" w14:textId="77777777" w:rsidR="00EF5926" w:rsidRPr="00BB5EBA" w:rsidRDefault="00EF5926">
            <w:pPr>
              <w:pStyle w:val="Compact"/>
              <w:cnfStyle w:val="100000000000" w:firstRow="1" w:lastRow="0" w:firstColumn="0" w:lastColumn="0" w:oddVBand="0" w:evenVBand="0" w:oddHBand="0" w:evenHBand="0" w:firstRowFirstColumn="0" w:firstRowLastColumn="0" w:lastRowFirstColumn="0" w:lastRowLastColumn="0"/>
              <w:rPr>
                <w:rStyle w:val="bold1"/>
              </w:rPr>
            </w:pPr>
            <w:bookmarkStart w:id="11" w:name="overview-of-the-hikes-1"/>
            <w:bookmarkEnd w:id="6"/>
            <w:r w:rsidRPr="00BB5EBA">
              <w:rPr>
                <w:rStyle w:val="bold1"/>
              </w:rPr>
              <w:t>Trail Name</w:t>
            </w:r>
          </w:p>
        </w:tc>
        <w:tc>
          <w:tcPr>
            <w:tcW w:w="1687" w:type="dxa"/>
            <w:tcPrChange w:id="12" w:author="Rosenberg, Joshua" w:date="2026-04-10T09:42:00Z" w16du:dateUtc="2026-04-10T13:42:00Z">
              <w:tcPr>
                <w:tcW w:w="1727" w:type="dxa"/>
              </w:tcPr>
            </w:tcPrChange>
          </w:tcPr>
          <w:p w14:paraId="58E946A8" w14:textId="77777777" w:rsidR="00EF5926" w:rsidRPr="00BB5EBA" w:rsidRDefault="00EF5926">
            <w:pPr>
              <w:pStyle w:val="Compact"/>
              <w:cnfStyle w:val="100000000000" w:firstRow="1" w:lastRow="0" w:firstColumn="0" w:lastColumn="0" w:oddVBand="0" w:evenVBand="0" w:oddHBand="0" w:evenHBand="0" w:firstRowFirstColumn="0" w:firstRowLastColumn="0" w:lastRowFirstColumn="0" w:lastRowLastColumn="0"/>
              <w:rPr>
                <w:rStyle w:val="bold1"/>
              </w:rPr>
            </w:pPr>
            <w:r w:rsidRPr="00BB5EBA">
              <w:rPr>
                <w:rStyle w:val="bold1"/>
              </w:rPr>
              <w:t>Location</w:t>
            </w:r>
          </w:p>
        </w:tc>
        <w:tc>
          <w:tcPr>
            <w:tcW w:w="1399" w:type="dxa"/>
            <w:tcPrChange w:id="13" w:author="Rosenberg, Joshua" w:date="2026-04-10T09:42:00Z" w16du:dateUtc="2026-04-10T13:42:00Z">
              <w:tcPr>
                <w:tcW w:w="1431" w:type="dxa"/>
              </w:tcPr>
            </w:tcPrChange>
          </w:tcPr>
          <w:p w14:paraId="08488B0E" w14:textId="77777777" w:rsidR="00EF5926" w:rsidRPr="00BB5EBA" w:rsidRDefault="00EF5926">
            <w:pPr>
              <w:pStyle w:val="Compact"/>
              <w:cnfStyle w:val="100000000000" w:firstRow="1" w:lastRow="0" w:firstColumn="0" w:lastColumn="0" w:oddVBand="0" w:evenVBand="0" w:oddHBand="0" w:evenHBand="0" w:firstRowFirstColumn="0" w:firstRowLastColumn="0" w:lastRowFirstColumn="0" w:lastRowLastColumn="0"/>
              <w:rPr>
                <w:rStyle w:val="bold1"/>
              </w:rPr>
            </w:pPr>
            <w:r w:rsidRPr="00BB5EBA">
              <w:rPr>
                <w:rStyle w:val="bold1"/>
              </w:rPr>
              <w:t>Time from Knoxville</w:t>
            </w:r>
          </w:p>
        </w:tc>
        <w:tc>
          <w:tcPr>
            <w:tcW w:w="1255" w:type="dxa"/>
            <w:tcPrChange w:id="14" w:author="Rosenberg, Joshua" w:date="2026-04-10T09:42:00Z" w16du:dateUtc="2026-04-10T13:42:00Z">
              <w:tcPr>
                <w:tcW w:w="1283" w:type="dxa"/>
              </w:tcPr>
            </w:tcPrChange>
          </w:tcPr>
          <w:p w14:paraId="620B3A67" w14:textId="77777777" w:rsidR="00EF5926" w:rsidRPr="00BB5EBA" w:rsidRDefault="00EF5926">
            <w:pPr>
              <w:pStyle w:val="Compact"/>
              <w:cnfStyle w:val="100000000000" w:firstRow="1" w:lastRow="0" w:firstColumn="0" w:lastColumn="0" w:oddVBand="0" w:evenVBand="0" w:oddHBand="0" w:evenHBand="0" w:firstRowFirstColumn="0" w:firstRowLastColumn="0" w:lastRowFirstColumn="0" w:lastRowLastColumn="0"/>
              <w:rPr>
                <w:rStyle w:val="bold1"/>
              </w:rPr>
            </w:pPr>
            <w:r w:rsidRPr="00BB5EBA">
              <w:rPr>
                <w:rStyle w:val="bold1"/>
              </w:rPr>
              <w:t>Trail Distance (Mi.)</w:t>
            </w:r>
          </w:p>
        </w:tc>
        <w:tc>
          <w:tcPr>
            <w:tcW w:w="727" w:type="dxa"/>
            <w:tcPrChange w:id="15" w:author="Rosenberg, Joshua" w:date="2026-04-10T09:42:00Z" w16du:dateUtc="2026-04-10T13:42:00Z">
              <w:tcPr>
                <w:tcW w:w="740" w:type="dxa"/>
              </w:tcPr>
            </w:tcPrChange>
          </w:tcPr>
          <w:p w14:paraId="63CC6299" w14:textId="77777777" w:rsidR="00EF5926" w:rsidRPr="00BB5EBA" w:rsidRDefault="00EF5926">
            <w:pPr>
              <w:pStyle w:val="Compact"/>
              <w:cnfStyle w:val="100000000000" w:firstRow="1" w:lastRow="0" w:firstColumn="0" w:lastColumn="0" w:oddVBand="0" w:evenVBand="0" w:oddHBand="0" w:evenHBand="0" w:firstRowFirstColumn="0" w:firstRowLastColumn="0" w:lastRowFirstColumn="0" w:lastRowLastColumn="0"/>
              <w:rPr>
                <w:rStyle w:val="bold1"/>
              </w:rPr>
            </w:pPr>
            <w:r w:rsidRPr="00BB5EBA">
              <w:rPr>
                <w:rStyle w:val="bold1"/>
              </w:rPr>
              <w:t>Elevation</w:t>
            </w:r>
          </w:p>
        </w:tc>
        <w:tc>
          <w:tcPr>
            <w:tcW w:w="2313" w:type="dxa"/>
            <w:tcPrChange w:id="16" w:author="Rosenberg, Joshua" w:date="2026-04-10T09:42:00Z" w16du:dateUtc="2026-04-10T13:42:00Z">
              <w:tcPr>
                <w:tcW w:w="2370" w:type="dxa"/>
              </w:tcPr>
            </w:tcPrChange>
          </w:tcPr>
          <w:p w14:paraId="32EF77FA" w14:textId="77777777" w:rsidR="00EF5926" w:rsidRPr="00BB5EBA" w:rsidRDefault="00EF5926">
            <w:pPr>
              <w:pStyle w:val="Compact"/>
              <w:cnfStyle w:val="100000000000" w:firstRow="1" w:lastRow="0" w:firstColumn="0" w:lastColumn="0" w:oddVBand="0" w:evenVBand="0" w:oddHBand="0" w:evenHBand="0" w:firstRowFirstColumn="0" w:firstRowLastColumn="0" w:lastRowFirstColumn="0" w:lastRowLastColumn="0"/>
              <w:rPr>
                <w:rStyle w:val="bold1"/>
              </w:rPr>
            </w:pPr>
            <w:r w:rsidRPr="00BB5EBA">
              <w:rPr>
                <w:rStyle w:val="bold1"/>
              </w:rPr>
              <w:t>Best Ages</w:t>
            </w:r>
          </w:p>
        </w:tc>
      </w:tr>
      <w:tr w:rsidR="00EF5926" w14:paraId="17CEB7CB" w14:textId="77777777" w:rsidTr="00B7568B">
        <w:tc>
          <w:tcPr>
            <w:tcW w:w="1545" w:type="dxa"/>
            <w:tcPrChange w:id="17" w:author="Rosenberg, Joshua" w:date="2026-04-10T09:42:00Z" w16du:dateUtc="2026-04-10T13:42:00Z">
              <w:tcPr>
                <w:tcW w:w="1580" w:type="dxa"/>
              </w:tcPr>
            </w:tcPrChange>
          </w:tcPr>
          <w:p w14:paraId="15B4CFBF" w14:textId="77777777" w:rsidR="00EF5926" w:rsidRPr="00BB5EBA" w:rsidRDefault="00EF5926">
            <w:pPr>
              <w:pStyle w:val="Compact"/>
              <w:rPr>
                <w:rStyle w:val="bold1"/>
              </w:rPr>
            </w:pPr>
            <w:r w:rsidRPr="00BB5EBA">
              <w:rPr>
                <w:rStyle w:val="bold1"/>
              </w:rPr>
              <w:t>Seven Islands</w:t>
            </w:r>
          </w:p>
        </w:tc>
        <w:tc>
          <w:tcPr>
            <w:tcW w:w="1687" w:type="dxa"/>
            <w:tcPrChange w:id="18" w:author="Rosenberg, Joshua" w:date="2026-04-10T09:42:00Z" w16du:dateUtc="2026-04-10T13:42:00Z">
              <w:tcPr>
                <w:tcW w:w="1727" w:type="dxa"/>
              </w:tcPr>
            </w:tcPrChange>
          </w:tcPr>
          <w:p w14:paraId="549285F0" w14:textId="77777777" w:rsidR="00EF5926" w:rsidRDefault="00EF5926" w:rsidP="00BB5EBA">
            <w:r>
              <w:t>Seven Islands State Birding Park</w:t>
            </w:r>
          </w:p>
        </w:tc>
        <w:tc>
          <w:tcPr>
            <w:tcW w:w="1399" w:type="dxa"/>
            <w:tcPrChange w:id="19" w:author="Rosenberg, Joshua" w:date="2026-04-10T09:42:00Z" w16du:dateUtc="2026-04-10T13:42:00Z">
              <w:tcPr>
                <w:tcW w:w="1431" w:type="dxa"/>
              </w:tcPr>
            </w:tcPrChange>
          </w:tcPr>
          <w:p w14:paraId="142937D5" w14:textId="77777777" w:rsidR="00EF5926" w:rsidRDefault="00EF5926" w:rsidP="00BB5EBA">
            <w:r>
              <w:t>30 mins</w:t>
            </w:r>
          </w:p>
        </w:tc>
        <w:tc>
          <w:tcPr>
            <w:tcW w:w="1255" w:type="dxa"/>
            <w:tcPrChange w:id="20" w:author="Rosenberg, Joshua" w:date="2026-04-10T09:42:00Z" w16du:dateUtc="2026-04-10T13:42:00Z">
              <w:tcPr>
                <w:tcW w:w="1283" w:type="dxa"/>
              </w:tcPr>
            </w:tcPrChange>
          </w:tcPr>
          <w:p w14:paraId="0C4FB296" w14:textId="77777777" w:rsidR="00EF5926" w:rsidRDefault="00EF5926" w:rsidP="00BB5EBA">
            <w:r>
              <w:t>2.3</w:t>
            </w:r>
          </w:p>
        </w:tc>
        <w:tc>
          <w:tcPr>
            <w:tcW w:w="727" w:type="dxa"/>
            <w:tcPrChange w:id="21" w:author="Rosenberg, Joshua" w:date="2026-04-10T09:42:00Z" w16du:dateUtc="2026-04-10T13:42:00Z">
              <w:tcPr>
                <w:tcW w:w="740" w:type="dxa"/>
              </w:tcPr>
            </w:tcPrChange>
          </w:tcPr>
          <w:p w14:paraId="6882CD8D" w14:textId="77777777" w:rsidR="00EF5926" w:rsidRDefault="00EF5926" w:rsidP="00BB5EBA">
            <w:r>
              <w:t>Gentle</w:t>
            </w:r>
          </w:p>
        </w:tc>
        <w:tc>
          <w:tcPr>
            <w:tcW w:w="2313" w:type="dxa"/>
            <w:tcPrChange w:id="22" w:author="Rosenberg, Joshua" w:date="2026-04-10T09:42:00Z" w16du:dateUtc="2026-04-10T13:42:00Z">
              <w:tcPr>
                <w:tcW w:w="2370" w:type="dxa"/>
              </w:tcPr>
            </w:tcPrChange>
          </w:tcPr>
          <w:p w14:paraId="7D1488BD" w14:textId="77777777" w:rsidR="00EF5926" w:rsidRDefault="00EF5926" w:rsidP="00BB5EBA">
            <w:r>
              <w:t xml:space="preserve">Toddlers, Little kids, and </w:t>
            </w:r>
            <w:proofErr w:type="gramStart"/>
            <w:r>
              <w:t>Big</w:t>
            </w:r>
            <w:proofErr w:type="gramEnd"/>
            <w:r>
              <w:t xml:space="preserve"> kids</w:t>
            </w:r>
          </w:p>
        </w:tc>
      </w:tr>
      <w:tr w:rsidR="00EF5926" w14:paraId="27ACF3C7" w14:textId="77777777" w:rsidTr="00B7568B">
        <w:tc>
          <w:tcPr>
            <w:tcW w:w="1545" w:type="dxa"/>
            <w:tcPrChange w:id="23" w:author="Rosenberg, Joshua" w:date="2026-04-10T09:42:00Z" w16du:dateUtc="2026-04-10T13:42:00Z">
              <w:tcPr>
                <w:tcW w:w="1580" w:type="dxa"/>
              </w:tcPr>
            </w:tcPrChange>
          </w:tcPr>
          <w:p w14:paraId="39B677E0" w14:textId="77777777" w:rsidR="00EF5926" w:rsidRPr="00BB5EBA" w:rsidRDefault="00EF5926">
            <w:pPr>
              <w:pStyle w:val="Compact"/>
              <w:rPr>
                <w:rStyle w:val="bold1"/>
              </w:rPr>
            </w:pPr>
            <w:r w:rsidRPr="00BB5EBA">
              <w:rPr>
                <w:rStyle w:val="bold1"/>
              </w:rPr>
              <w:t>Ijams Riverside</w:t>
            </w:r>
          </w:p>
        </w:tc>
        <w:tc>
          <w:tcPr>
            <w:tcW w:w="1687" w:type="dxa"/>
            <w:tcPrChange w:id="24" w:author="Rosenberg, Joshua" w:date="2026-04-10T09:42:00Z" w16du:dateUtc="2026-04-10T13:42:00Z">
              <w:tcPr>
                <w:tcW w:w="1727" w:type="dxa"/>
              </w:tcPr>
            </w:tcPrChange>
          </w:tcPr>
          <w:p w14:paraId="2821B19B" w14:textId="77777777" w:rsidR="00EF5926" w:rsidRDefault="00EF5926" w:rsidP="00BB5EBA">
            <w:r>
              <w:t>Ijams Nature Center</w:t>
            </w:r>
          </w:p>
        </w:tc>
        <w:tc>
          <w:tcPr>
            <w:tcW w:w="1399" w:type="dxa"/>
            <w:tcPrChange w:id="25" w:author="Rosenberg, Joshua" w:date="2026-04-10T09:42:00Z" w16du:dateUtc="2026-04-10T13:42:00Z">
              <w:tcPr>
                <w:tcW w:w="1431" w:type="dxa"/>
              </w:tcPr>
            </w:tcPrChange>
          </w:tcPr>
          <w:p w14:paraId="2FA749FF" w14:textId="77777777" w:rsidR="00EF5926" w:rsidRDefault="00EF5926" w:rsidP="00BB5EBA">
            <w:r>
              <w:t>10-15 mins</w:t>
            </w:r>
          </w:p>
        </w:tc>
        <w:tc>
          <w:tcPr>
            <w:tcW w:w="1255" w:type="dxa"/>
            <w:tcPrChange w:id="26" w:author="Rosenberg, Joshua" w:date="2026-04-10T09:42:00Z" w16du:dateUtc="2026-04-10T13:42:00Z">
              <w:tcPr>
                <w:tcW w:w="1283" w:type="dxa"/>
              </w:tcPr>
            </w:tcPrChange>
          </w:tcPr>
          <w:p w14:paraId="3FCE8870" w14:textId="02A06BD6" w:rsidR="00EF5926" w:rsidRDefault="00EF5926" w:rsidP="00BB5EBA">
            <w:r>
              <w:t>1.0</w:t>
            </w:r>
          </w:p>
        </w:tc>
        <w:tc>
          <w:tcPr>
            <w:tcW w:w="727" w:type="dxa"/>
            <w:tcPrChange w:id="27" w:author="Rosenberg, Joshua" w:date="2026-04-10T09:42:00Z" w16du:dateUtc="2026-04-10T13:42:00Z">
              <w:tcPr>
                <w:tcW w:w="740" w:type="dxa"/>
              </w:tcPr>
            </w:tcPrChange>
          </w:tcPr>
          <w:p w14:paraId="7155117E" w14:textId="77777777" w:rsidR="00EF5926" w:rsidRDefault="00EF5926" w:rsidP="00BB5EBA">
            <w:r>
              <w:t>Moderate</w:t>
            </w:r>
          </w:p>
        </w:tc>
        <w:tc>
          <w:tcPr>
            <w:tcW w:w="2313" w:type="dxa"/>
            <w:tcPrChange w:id="28" w:author="Rosenberg, Joshua" w:date="2026-04-10T09:42:00Z" w16du:dateUtc="2026-04-10T13:42:00Z">
              <w:tcPr>
                <w:tcW w:w="2370" w:type="dxa"/>
              </w:tcPr>
            </w:tcPrChange>
          </w:tcPr>
          <w:p w14:paraId="678D02AF" w14:textId="77777777" w:rsidR="00EF5926" w:rsidRDefault="00EF5926" w:rsidP="00BB5EBA">
            <w:r>
              <w:t>Toddlers and Little kids</w:t>
            </w:r>
          </w:p>
        </w:tc>
      </w:tr>
      <w:tr w:rsidR="00EF5926" w14:paraId="2BFB4CC8" w14:textId="77777777" w:rsidTr="00B7568B">
        <w:tc>
          <w:tcPr>
            <w:tcW w:w="1545" w:type="dxa"/>
            <w:tcPrChange w:id="29" w:author="Rosenberg, Joshua" w:date="2026-04-10T09:42:00Z" w16du:dateUtc="2026-04-10T13:42:00Z">
              <w:tcPr>
                <w:tcW w:w="1580" w:type="dxa"/>
              </w:tcPr>
            </w:tcPrChange>
          </w:tcPr>
          <w:p w14:paraId="7112DF1E" w14:textId="77777777" w:rsidR="00EF5926" w:rsidRPr="00BB5EBA" w:rsidRDefault="00EF5926">
            <w:pPr>
              <w:pStyle w:val="Compact"/>
              <w:rPr>
                <w:rStyle w:val="bold1"/>
              </w:rPr>
            </w:pPr>
            <w:r w:rsidRPr="00BB5EBA">
              <w:rPr>
                <w:rStyle w:val="bold1"/>
              </w:rPr>
              <w:t>Lakeshore Park</w:t>
            </w:r>
          </w:p>
        </w:tc>
        <w:tc>
          <w:tcPr>
            <w:tcW w:w="1687" w:type="dxa"/>
            <w:tcPrChange w:id="30" w:author="Rosenberg, Joshua" w:date="2026-04-10T09:42:00Z" w16du:dateUtc="2026-04-10T13:42:00Z">
              <w:tcPr>
                <w:tcW w:w="1727" w:type="dxa"/>
              </w:tcPr>
            </w:tcPrChange>
          </w:tcPr>
          <w:p w14:paraId="7C06767C" w14:textId="77777777" w:rsidR="00EF5926" w:rsidRDefault="00EF5926" w:rsidP="00BB5EBA">
            <w:r>
              <w:t>Lakeshore Park</w:t>
            </w:r>
          </w:p>
        </w:tc>
        <w:tc>
          <w:tcPr>
            <w:tcW w:w="1399" w:type="dxa"/>
            <w:tcPrChange w:id="31" w:author="Rosenberg, Joshua" w:date="2026-04-10T09:42:00Z" w16du:dateUtc="2026-04-10T13:42:00Z">
              <w:tcPr>
                <w:tcW w:w="1431" w:type="dxa"/>
              </w:tcPr>
            </w:tcPrChange>
          </w:tcPr>
          <w:p w14:paraId="1EFC652A" w14:textId="77777777" w:rsidR="00EF5926" w:rsidRDefault="00EF5926" w:rsidP="00BB5EBA">
            <w:r>
              <w:t>10-15 mins</w:t>
            </w:r>
          </w:p>
        </w:tc>
        <w:tc>
          <w:tcPr>
            <w:tcW w:w="1255" w:type="dxa"/>
            <w:tcPrChange w:id="32" w:author="Rosenberg, Joshua" w:date="2026-04-10T09:42:00Z" w16du:dateUtc="2026-04-10T13:42:00Z">
              <w:tcPr>
                <w:tcW w:w="1283" w:type="dxa"/>
              </w:tcPr>
            </w:tcPrChange>
          </w:tcPr>
          <w:p w14:paraId="53C1C84F" w14:textId="77777777" w:rsidR="00EF5926" w:rsidRDefault="00EF5926" w:rsidP="00BB5EBA">
            <w:r>
              <w:t>2.2</w:t>
            </w:r>
          </w:p>
        </w:tc>
        <w:tc>
          <w:tcPr>
            <w:tcW w:w="727" w:type="dxa"/>
            <w:tcPrChange w:id="33" w:author="Rosenberg, Joshua" w:date="2026-04-10T09:42:00Z" w16du:dateUtc="2026-04-10T13:42:00Z">
              <w:tcPr>
                <w:tcW w:w="740" w:type="dxa"/>
              </w:tcPr>
            </w:tcPrChange>
          </w:tcPr>
          <w:p w14:paraId="4C2E668D" w14:textId="77777777" w:rsidR="00EF5926" w:rsidRDefault="00EF5926" w:rsidP="00BB5EBA">
            <w:r>
              <w:t>Gentle</w:t>
            </w:r>
          </w:p>
        </w:tc>
        <w:tc>
          <w:tcPr>
            <w:tcW w:w="2313" w:type="dxa"/>
            <w:tcPrChange w:id="34" w:author="Rosenberg, Joshua" w:date="2026-04-10T09:42:00Z" w16du:dateUtc="2026-04-10T13:42:00Z">
              <w:tcPr>
                <w:tcW w:w="2370" w:type="dxa"/>
              </w:tcPr>
            </w:tcPrChange>
          </w:tcPr>
          <w:p w14:paraId="2B20FF9F" w14:textId="77777777" w:rsidR="00EF5926" w:rsidRDefault="00EF5926" w:rsidP="00BB5EBA">
            <w:r>
              <w:t xml:space="preserve">Toddlers, Little kids, and </w:t>
            </w:r>
            <w:proofErr w:type="gramStart"/>
            <w:r>
              <w:t>Big</w:t>
            </w:r>
            <w:proofErr w:type="gramEnd"/>
            <w:r>
              <w:t xml:space="preserve"> kids</w:t>
            </w:r>
          </w:p>
        </w:tc>
      </w:tr>
      <w:tr w:rsidR="00EF5926" w14:paraId="74229D95" w14:textId="77777777" w:rsidTr="00B7568B">
        <w:tc>
          <w:tcPr>
            <w:tcW w:w="1545" w:type="dxa"/>
            <w:tcPrChange w:id="35" w:author="Rosenberg, Joshua" w:date="2026-04-10T09:42:00Z" w16du:dateUtc="2026-04-10T13:42:00Z">
              <w:tcPr>
                <w:tcW w:w="1580" w:type="dxa"/>
              </w:tcPr>
            </w:tcPrChange>
          </w:tcPr>
          <w:p w14:paraId="15876F5E" w14:textId="77777777" w:rsidR="00EF5926" w:rsidRPr="00BB5EBA" w:rsidRDefault="00EF5926">
            <w:pPr>
              <w:pStyle w:val="Compact"/>
              <w:rPr>
                <w:rStyle w:val="bold1"/>
              </w:rPr>
            </w:pPr>
            <w:r w:rsidRPr="00BB5EBA">
              <w:rPr>
                <w:rStyle w:val="bold1"/>
              </w:rPr>
              <w:t>High Ground Park</w:t>
            </w:r>
          </w:p>
        </w:tc>
        <w:tc>
          <w:tcPr>
            <w:tcW w:w="1687" w:type="dxa"/>
            <w:tcPrChange w:id="36" w:author="Rosenberg, Joshua" w:date="2026-04-10T09:42:00Z" w16du:dateUtc="2026-04-10T13:42:00Z">
              <w:tcPr>
                <w:tcW w:w="1727" w:type="dxa"/>
              </w:tcPr>
            </w:tcPrChange>
          </w:tcPr>
          <w:p w14:paraId="07C82445" w14:textId="77777777" w:rsidR="00EF5926" w:rsidRDefault="00EF5926" w:rsidP="00BB5EBA">
            <w:r>
              <w:t>High Ground Park</w:t>
            </w:r>
          </w:p>
        </w:tc>
        <w:tc>
          <w:tcPr>
            <w:tcW w:w="1399" w:type="dxa"/>
            <w:tcPrChange w:id="37" w:author="Rosenberg, Joshua" w:date="2026-04-10T09:42:00Z" w16du:dateUtc="2026-04-10T13:42:00Z">
              <w:tcPr>
                <w:tcW w:w="1431" w:type="dxa"/>
              </w:tcPr>
            </w:tcPrChange>
          </w:tcPr>
          <w:p w14:paraId="24242A9C" w14:textId="77777777" w:rsidR="00EF5926" w:rsidRDefault="00EF5926" w:rsidP="00BB5EBA">
            <w:r>
              <w:t>10-15 mins</w:t>
            </w:r>
          </w:p>
        </w:tc>
        <w:tc>
          <w:tcPr>
            <w:tcW w:w="1255" w:type="dxa"/>
            <w:tcPrChange w:id="38" w:author="Rosenberg, Joshua" w:date="2026-04-10T09:42:00Z" w16du:dateUtc="2026-04-10T13:42:00Z">
              <w:tcPr>
                <w:tcW w:w="1283" w:type="dxa"/>
              </w:tcPr>
            </w:tcPrChange>
          </w:tcPr>
          <w:p w14:paraId="1A835759" w14:textId="77777777" w:rsidR="00EF5926" w:rsidRDefault="00EF5926" w:rsidP="00BB5EBA">
            <w:r>
              <w:t>0.7</w:t>
            </w:r>
          </w:p>
        </w:tc>
        <w:tc>
          <w:tcPr>
            <w:tcW w:w="727" w:type="dxa"/>
            <w:tcPrChange w:id="39" w:author="Rosenberg, Joshua" w:date="2026-04-10T09:42:00Z" w16du:dateUtc="2026-04-10T13:42:00Z">
              <w:tcPr>
                <w:tcW w:w="740" w:type="dxa"/>
              </w:tcPr>
            </w:tcPrChange>
          </w:tcPr>
          <w:p w14:paraId="3BBABF68" w14:textId="77777777" w:rsidR="00EF5926" w:rsidRDefault="00EF5926" w:rsidP="00BB5EBA">
            <w:r>
              <w:t>Gentle</w:t>
            </w:r>
          </w:p>
        </w:tc>
        <w:tc>
          <w:tcPr>
            <w:tcW w:w="2313" w:type="dxa"/>
            <w:tcPrChange w:id="40" w:author="Rosenberg, Joshua" w:date="2026-04-10T09:42:00Z" w16du:dateUtc="2026-04-10T13:42:00Z">
              <w:tcPr>
                <w:tcW w:w="2370" w:type="dxa"/>
              </w:tcPr>
            </w:tcPrChange>
          </w:tcPr>
          <w:p w14:paraId="064DDCF7" w14:textId="77777777" w:rsidR="00EF5926" w:rsidRDefault="00EF5926" w:rsidP="00BB5EBA">
            <w:r>
              <w:t>Toddlers and Little kids</w:t>
            </w:r>
          </w:p>
        </w:tc>
      </w:tr>
      <w:tr w:rsidR="00B7568B" w14:paraId="4FB4DBEE" w14:textId="77777777" w:rsidTr="00B7568B">
        <w:trPr>
          <w:ins w:id="41" w:author="Rosenberg, Joshua" w:date="2026-04-10T09:42:00Z"/>
        </w:trPr>
        <w:tc>
          <w:tcPr>
            <w:tcW w:w="1545" w:type="dxa"/>
          </w:tcPr>
          <w:p w14:paraId="3C6BE070" w14:textId="31FC47B1" w:rsidR="00B7568B" w:rsidRPr="00BB5EBA" w:rsidRDefault="00B7568B" w:rsidP="00B7568B">
            <w:pPr>
              <w:pStyle w:val="Compact"/>
              <w:rPr>
                <w:ins w:id="42" w:author="Rosenberg, Joshua" w:date="2026-04-10T09:42:00Z" w16du:dateUtc="2026-04-10T13:42:00Z"/>
                <w:rStyle w:val="bold1"/>
              </w:rPr>
            </w:pPr>
            <w:ins w:id="43" w:author="Rosenberg, Joshua" w:date="2026-04-10T09:42:00Z" w16du:dateUtc="2026-04-10T13:42:00Z">
              <w:r w:rsidRPr="00BB5EBA">
                <w:rPr>
                  <w:rStyle w:val="bold1"/>
                </w:rPr>
                <w:lastRenderedPageBreak/>
                <w:t>Aspire Park</w:t>
              </w:r>
            </w:ins>
          </w:p>
        </w:tc>
        <w:tc>
          <w:tcPr>
            <w:tcW w:w="1687" w:type="dxa"/>
          </w:tcPr>
          <w:p w14:paraId="118DF9C3" w14:textId="36572CB7" w:rsidR="00B7568B" w:rsidRDefault="00B7568B" w:rsidP="00B7568B">
            <w:pPr>
              <w:rPr>
                <w:ins w:id="44" w:author="Rosenberg, Joshua" w:date="2026-04-10T09:42:00Z" w16du:dateUtc="2026-04-10T13:42:00Z"/>
              </w:rPr>
            </w:pPr>
            <w:ins w:id="45" w:author="Rosenberg, Joshua" w:date="2026-04-10T09:42:00Z" w16du:dateUtc="2026-04-10T13:42:00Z">
              <w:r>
                <w:t>Aspire Park</w:t>
              </w:r>
            </w:ins>
          </w:p>
        </w:tc>
        <w:tc>
          <w:tcPr>
            <w:tcW w:w="1399" w:type="dxa"/>
          </w:tcPr>
          <w:p w14:paraId="0EB375D9" w14:textId="495B3309" w:rsidR="00B7568B" w:rsidRDefault="00B7568B" w:rsidP="00B7568B">
            <w:pPr>
              <w:rPr>
                <w:ins w:id="46" w:author="Rosenberg, Joshua" w:date="2026-04-10T09:42:00Z" w16du:dateUtc="2026-04-10T13:42:00Z"/>
              </w:rPr>
            </w:pPr>
            <w:ins w:id="47" w:author="Rosenberg, Joshua" w:date="2026-04-10T09:42:00Z" w16du:dateUtc="2026-04-10T13:42:00Z">
              <w:r>
                <w:t>30 mins</w:t>
              </w:r>
            </w:ins>
          </w:p>
        </w:tc>
        <w:tc>
          <w:tcPr>
            <w:tcW w:w="1255" w:type="dxa"/>
          </w:tcPr>
          <w:p w14:paraId="15BCCEAA" w14:textId="07089C53" w:rsidR="00B7568B" w:rsidRDefault="00F06CA2" w:rsidP="00B7568B">
            <w:pPr>
              <w:rPr>
                <w:ins w:id="48" w:author="Rosenberg, Joshua" w:date="2026-04-10T09:42:00Z" w16du:dateUtc="2026-04-10T13:42:00Z"/>
              </w:rPr>
            </w:pPr>
            <w:ins w:id="49" w:author="Rosenberg, Joshua" w:date="2026-04-10T11:56:00Z" w16du:dateUtc="2026-04-10T15:56:00Z">
              <w:r>
                <w:t>2.2</w:t>
              </w:r>
            </w:ins>
          </w:p>
        </w:tc>
        <w:tc>
          <w:tcPr>
            <w:tcW w:w="727" w:type="dxa"/>
          </w:tcPr>
          <w:p w14:paraId="07511884" w14:textId="0383C791" w:rsidR="00B7568B" w:rsidRDefault="00B7568B" w:rsidP="00B7568B">
            <w:pPr>
              <w:rPr>
                <w:ins w:id="50" w:author="Rosenberg, Joshua" w:date="2026-04-10T09:42:00Z" w16du:dateUtc="2026-04-10T13:42:00Z"/>
              </w:rPr>
            </w:pPr>
            <w:ins w:id="51" w:author="Rosenberg, Joshua" w:date="2026-04-10T09:42:00Z" w16du:dateUtc="2026-04-10T13:42:00Z">
              <w:r>
                <w:t>Moderate</w:t>
              </w:r>
            </w:ins>
          </w:p>
        </w:tc>
        <w:tc>
          <w:tcPr>
            <w:tcW w:w="2313" w:type="dxa"/>
          </w:tcPr>
          <w:p w14:paraId="4D2641BD" w14:textId="718BADD6" w:rsidR="00B7568B" w:rsidRDefault="00B7568B" w:rsidP="00B7568B">
            <w:pPr>
              <w:rPr>
                <w:ins w:id="52" w:author="Rosenberg, Joshua" w:date="2026-04-10T09:42:00Z" w16du:dateUtc="2026-04-10T13:42:00Z"/>
              </w:rPr>
            </w:pPr>
            <w:ins w:id="53" w:author="Rosenberg, Joshua" w:date="2026-04-10T09:42:00Z" w16du:dateUtc="2026-04-10T13:42:00Z">
              <w:r>
                <w:t>Toddlers and Little kids</w:t>
              </w:r>
            </w:ins>
          </w:p>
        </w:tc>
      </w:tr>
      <w:tr w:rsidR="00B7568B" w14:paraId="7A38D0FA" w14:textId="77777777" w:rsidTr="00B7568B">
        <w:tc>
          <w:tcPr>
            <w:tcW w:w="1545" w:type="dxa"/>
            <w:tcPrChange w:id="54" w:author="Rosenberg, Joshua" w:date="2026-04-10T09:42:00Z" w16du:dateUtc="2026-04-10T13:42:00Z">
              <w:tcPr>
                <w:tcW w:w="1580" w:type="dxa"/>
              </w:tcPr>
            </w:tcPrChange>
          </w:tcPr>
          <w:p w14:paraId="166ECCC4" w14:textId="77777777" w:rsidR="00B7568B" w:rsidRPr="00BB5EBA" w:rsidRDefault="00B7568B" w:rsidP="00B7568B">
            <w:pPr>
              <w:pStyle w:val="Compact"/>
              <w:rPr>
                <w:rStyle w:val="bold1"/>
              </w:rPr>
            </w:pPr>
            <w:r w:rsidRPr="00BB5EBA">
              <w:rPr>
                <w:rStyle w:val="bold1"/>
              </w:rPr>
              <w:t>UT Arboretum</w:t>
            </w:r>
          </w:p>
        </w:tc>
        <w:tc>
          <w:tcPr>
            <w:tcW w:w="1687" w:type="dxa"/>
            <w:tcPrChange w:id="55" w:author="Rosenberg, Joshua" w:date="2026-04-10T09:42:00Z" w16du:dateUtc="2026-04-10T13:42:00Z">
              <w:tcPr>
                <w:tcW w:w="1727" w:type="dxa"/>
              </w:tcPr>
            </w:tcPrChange>
          </w:tcPr>
          <w:p w14:paraId="33B23460" w14:textId="77777777" w:rsidR="00B7568B" w:rsidRDefault="00B7568B" w:rsidP="00B7568B">
            <w:r>
              <w:t>University of Tennessee Arboretum</w:t>
            </w:r>
          </w:p>
        </w:tc>
        <w:tc>
          <w:tcPr>
            <w:tcW w:w="1399" w:type="dxa"/>
            <w:tcPrChange w:id="56" w:author="Rosenberg, Joshua" w:date="2026-04-10T09:42:00Z" w16du:dateUtc="2026-04-10T13:42:00Z">
              <w:tcPr>
                <w:tcW w:w="1431" w:type="dxa"/>
              </w:tcPr>
            </w:tcPrChange>
          </w:tcPr>
          <w:p w14:paraId="5690110E" w14:textId="77777777" w:rsidR="00B7568B" w:rsidRDefault="00B7568B" w:rsidP="00B7568B">
            <w:r>
              <w:t>25-30 mins</w:t>
            </w:r>
          </w:p>
        </w:tc>
        <w:tc>
          <w:tcPr>
            <w:tcW w:w="1255" w:type="dxa"/>
            <w:tcPrChange w:id="57" w:author="Rosenberg, Joshua" w:date="2026-04-10T09:42:00Z" w16du:dateUtc="2026-04-10T13:42:00Z">
              <w:tcPr>
                <w:tcW w:w="1283" w:type="dxa"/>
              </w:tcPr>
            </w:tcPrChange>
          </w:tcPr>
          <w:p w14:paraId="6FEB192E" w14:textId="77777777" w:rsidR="00B7568B" w:rsidRDefault="00B7568B" w:rsidP="00B7568B">
            <w:r>
              <w:t>0.9</w:t>
            </w:r>
          </w:p>
        </w:tc>
        <w:tc>
          <w:tcPr>
            <w:tcW w:w="727" w:type="dxa"/>
            <w:tcPrChange w:id="58" w:author="Rosenberg, Joshua" w:date="2026-04-10T09:42:00Z" w16du:dateUtc="2026-04-10T13:42:00Z">
              <w:tcPr>
                <w:tcW w:w="740" w:type="dxa"/>
              </w:tcPr>
            </w:tcPrChange>
          </w:tcPr>
          <w:p w14:paraId="2931E469" w14:textId="77777777" w:rsidR="00B7568B" w:rsidRDefault="00B7568B" w:rsidP="00B7568B">
            <w:r>
              <w:t>Gentle</w:t>
            </w:r>
          </w:p>
        </w:tc>
        <w:tc>
          <w:tcPr>
            <w:tcW w:w="2313" w:type="dxa"/>
            <w:tcPrChange w:id="59" w:author="Rosenberg, Joshua" w:date="2026-04-10T09:42:00Z" w16du:dateUtc="2026-04-10T13:42:00Z">
              <w:tcPr>
                <w:tcW w:w="2370" w:type="dxa"/>
              </w:tcPr>
            </w:tcPrChange>
          </w:tcPr>
          <w:p w14:paraId="7A145CCB" w14:textId="77777777" w:rsidR="00B7568B" w:rsidRDefault="00B7568B" w:rsidP="00B7568B">
            <w:r>
              <w:t>Toddlers and Little kids</w:t>
            </w:r>
          </w:p>
        </w:tc>
      </w:tr>
      <w:tr w:rsidR="00B7568B" w14:paraId="2C362430" w14:textId="77777777" w:rsidTr="00B7568B">
        <w:tc>
          <w:tcPr>
            <w:tcW w:w="1545" w:type="dxa"/>
            <w:tcPrChange w:id="60" w:author="Rosenberg, Joshua" w:date="2026-04-10T09:42:00Z" w16du:dateUtc="2026-04-10T13:42:00Z">
              <w:tcPr>
                <w:tcW w:w="1580" w:type="dxa"/>
              </w:tcPr>
            </w:tcPrChange>
          </w:tcPr>
          <w:p w14:paraId="119D09EA" w14:textId="77777777" w:rsidR="00B7568B" w:rsidRPr="00BB5EBA" w:rsidRDefault="00B7568B" w:rsidP="00B7568B">
            <w:pPr>
              <w:pStyle w:val="Compact"/>
              <w:rPr>
                <w:rStyle w:val="bold1"/>
              </w:rPr>
            </w:pPr>
            <w:r w:rsidRPr="00BB5EBA">
              <w:rPr>
                <w:rStyle w:val="bold1"/>
              </w:rPr>
              <w:t>Knox-Blount Greenway</w:t>
            </w:r>
          </w:p>
        </w:tc>
        <w:tc>
          <w:tcPr>
            <w:tcW w:w="1687" w:type="dxa"/>
            <w:tcPrChange w:id="61" w:author="Rosenberg, Joshua" w:date="2026-04-10T09:42:00Z" w16du:dateUtc="2026-04-10T13:42:00Z">
              <w:tcPr>
                <w:tcW w:w="1727" w:type="dxa"/>
              </w:tcPr>
            </w:tcPrChange>
          </w:tcPr>
          <w:p w14:paraId="5092086F" w14:textId="77777777" w:rsidR="00B7568B" w:rsidRDefault="00B7568B" w:rsidP="00B7568B">
            <w:r>
              <w:t>Knox-Blount Greenway</w:t>
            </w:r>
          </w:p>
        </w:tc>
        <w:tc>
          <w:tcPr>
            <w:tcW w:w="1399" w:type="dxa"/>
            <w:tcPrChange w:id="62" w:author="Rosenberg, Joshua" w:date="2026-04-10T09:42:00Z" w16du:dateUtc="2026-04-10T13:42:00Z">
              <w:tcPr>
                <w:tcW w:w="1431" w:type="dxa"/>
              </w:tcPr>
            </w:tcPrChange>
          </w:tcPr>
          <w:p w14:paraId="0D5A6D88" w14:textId="77777777" w:rsidR="00B7568B" w:rsidRDefault="00B7568B" w:rsidP="00B7568B">
            <w:r>
              <w:t>5-10 mins</w:t>
            </w:r>
          </w:p>
        </w:tc>
        <w:tc>
          <w:tcPr>
            <w:tcW w:w="1255" w:type="dxa"/>
            <w:tcPrChange w:id="63" w:author="Rosenberg, Joshua" w:date="2026-04-10T09:42:00Z" w16du:dateUtc="2026-04-10T13:42:00Z">
              <w:tcPr>
                <w:tcW w:w="1283" w:type="dxa"/>
              </w:tcPr>
            </w:tcPrChange>
          </w:tcPr>
          <w:p w14:paraId="6128C0C3" w14:textId="77777777" w:rsidR="00B7568B" w:rsidRDefault="00B7568B" w:rsidP="00B7568B">
            <w:r>
              <w:t>2.3</w:t>
            </w:r>
          </w:p>
        </w:tc>
        <w:tc>
          <w:tcPr>
            <w:tcW w:w="727" w:type="dxa"/>
            <w:tcPrChange w:id="64" w:author="Rosenberg, Joshua" w:date="2026-04-10T09:42:00Z" w16du:dateUtc="2026-04-10T13:42:00Z">
              <w:tcPr>
                <w:tcW w:w="740" w:type="dxa"/>
              </w:tcPr>
            </w:tcPrChange>
          </w:tcPr>
          <w:p w14:paraId="7377E82E" w14:textId="77777777" w:rsidR="00B7568B" w:rsidRDefault="00B7568B" w:rsidP="00B7568B">
            <w:r>
              <w:t>Gentle</w:t>
            </w:r>
          </w:p>
        </w:tc>
        <w:tc>
          <w:tcPr>
            <w:tcW w:w="2313" w:type="dxa"/>
            <w:tcPrChange w:id="65" w:author="Rosenberg, Joshua" w:date="2026-04-10T09:42:00Z" w16du:dateUtc="2026-04-10T13:42:00Z">
              <w:tcPr>
                <w:tcW w:w="2370" w:type="dxa"/>
              </w:tcPr>
            </w:tcPrChange>
          </w:tcPr>
          <w:p w14:paraId="5A1329C4" w14:textId="77777777" w:rsidR="00B7568B" w:rsidRDefault="00B7568B" w:rsidP="00B7568B">
            <w:r>
              <w:t>Toddlers and Little kids</w:t>
            </w:r>
          </w:p>
        </w:tc>
      </w:tr>
      <w:tr w:rsidR="00B7568B" w14:paraId="7A046CA2" w14:textId="77777777" w:rsidTr="00B7568B">
        <w:tc>
          <w:tcPr>
            <w:tcW w:w="1545" w:type="dxa"/>
            <w:tcPrChange w:id="66" w:author="Rosenberg, Joshua" w:date="2026-04-10T09:42:00Z" w16du:dateUtc="2026-04-10T13:42:00Z">
              <w:tcPr>
                <w:tcW w:w="1580" w:type="dxa"/>
              </w:tcPr>
            </w:tcPrChange>
          </w:tcPr>
          <w:p w14:paraId="74432D8B" w14:textId="77777777" w:rsidR="00B7568B" w:rsidRPr="00BB5EBA" w:rsidRDefault="00B7568B" w:rsidP="00B7568B">
            <w:pPr>
              <w:pStyle w:val="Compact"/>
              <w:rPr>
                <w:rStyle w:val="bold1"/>
              </w:rPr>
            </w:pPr>
            <w:r w:rsidRPr="00BB5EBA">
              <w:rPr>
                <w:rStyle w:val="bold1"/>
              </w:rPr>
              <w:t>Sequoyah Park</w:t>
            </w:r>
          </w:p>
        </w:tc>
        <w:tc>
          <w:tcPr>
            <w:tcW w:w="1687" w:type="dxa"/>
            <w:tcPrChange w:id="67" w:author="Rosenberg, Joshua" w:date="2026-04-10T09:42:00Z" w16du:dateUtc="2026-04-10T13:42:00Z">
              <w:tcPr>
                <w:tcW w:w="1727" w:type="dxa"/>
              </w:tcPr>
            </w:tcPrChange>
          </w:tcPr>
          <w:p w14:paraId="50371A71" w14:textId="77777777" w:rsidR="00B7568B" w:rsidRDefault="00B7568B" w:rsidP="00B7568B">
            <w:r>
              <w:t>Sequoyah Park</w:t>
            </w:r>
          </w:p>
        </w:tc>
        <w:tc>
          <w:tcPr>
            <w:tcW w:w="1399" w:type="dxa"/>
            <w:tcPrChange w:id="68" w:author="Rosenberg, Joshua" w:date="2026-04-10T09:42:00Z" w16du:dateUtc="2026-04-10T13:42:00Z">
              <w:tcPr>
                <w:tcW w:w="1431" w:type="dxa"/>
              </w:tcPr>
            </w:tcPrChange>
          </w:tcPr>
          <w:p w14:paraId="6CFE3EEF" w14:textId="77777777" w:rsidR="00B7568B" w:rsidRDefault="00B7568B" w:rsidP="00B7568B">
            <w:r>
              <w:t>10-15 mins</w:t>
            </w:r>
          </w:p>
        </w:tc>
        <w:tc>
          <w:tcPr>
            <w:tcW w:w="1255" w:type="dxa"/>
            <w:tcPrChange w:id="69" w:author="Rosenberg, Joshua" w:date="2026-04-10T09:42:00Z" w16du:dateUtc="2026-04-10T13:42:00Z">
              <w:tcPr>
                <w:tcW w:w="1283" w:type="dxa"/>
              </w:tcPr>
            </w:tcPrChange>
          </w:tcPr>
          <w:p w14:paraId="70C14784" w14:textId="77777777" w:rsidR="00B7568B" w:rsidRDefault="00B7568B" w:rsidP="00B7568B">
            <w:r>
              <w:t>2.1</w:t>
            </w:r>
          </w:p>
        </w:tc>
        <w:tc>
          <w:tcPr>
            <w:tcW w:w="727" w:type="dxa"/>
            <w:tcPrChange w:id="70" w:author="Rosenberg, Joshua" w:date="2026-04-10T09:42:00Z" w16du:dateUtc="2026-04-10T13:42:00Z">
              <w:tcPr>
                <w:tcW w:w="740" w:type="dxa"/>
              </w:tcPr>
            </w:tcPrChange>
          </w:tcPr>
          <w:p w14:paraId="41E173FC" w14:textId="77777777" w:rsidR="00B7568B" w:rsidRDefault="00B7568B" w:rsidP="00B7568B">
            <w:r>
              <w:t>Flat</w:t>
            </w:r>
          </w:p>
        </w:tc>
        <w:tc>
          <w:tcPr>
            <w:tcW w:w="2313" w:type="dxa"/>
            <w:tcPrChange w:id="71" w:author="Rosenberg, Joshua" w:date="2026-04-10T09:42:00Z" w16du:dateUtc="2026-04-10T13:42:00Z">
              <w:tcPr>
                <w:tcW w:w="2370" w:type="dxa"/>
              </w:tcPr>
            </w:tcPrChange>
          </w:tcPr>
          <w:p w14:paraId="012B6D15" w14:textId="77777777" w:rsidR="00B7568B" w:rsidRDefault="00B7568B" w:rsidP="00B7568B">
            <w:r>
              <w:t>Toddlers and Little kids</w:t>
            </w:r>
          </w:p>
        </w:tc>
      </w:tr>
      <w:tr w:rsidR="00B7568B" w14:paraId="78699FCB" w14:textId="77777777" w:rsidTr="00B7568B">
        <w:tc>
          <w:tcPr>
            <w:tcW w:w="1545" w:type="dxa"/>
            <w:tcPrChange w:id="72" w:author="Rosenberg, Joshua" w:date="2026-04-10T09:42:00Z" w16du:dateUtc="2026-04-10T13:42:00Z">
              <w:tcPr>
                <w:tcW w:w="1580" w:type="dxa"/>
              </w:tcPr>
            </w:tcPrChange>
          </w:tcPr>
          <w:p w14:paraId="22A0EC85" w14:textId="77777777" w:rsidR="00B7568B" w:rsidRPr="00BB5EBA" w:rsidRDefault="00B7568B" w:rsidP="00B7568B">
            <w:pPr>
              <w:pStyle w:val="Compact"/>
              <w:rPr>
                <w:rStyle w:val="bold1"/>
              </w:rPr>
            </w:pPr>
            <w:r w:rsidRPr="00BB5EBA">
              <w:rPr>
                <w:rStyle w:val="bold1"/>
              </w:rPr>
              <w:t>Ijams Crag</w:t>
            </w:r>
          </w:p>
        </w:tc>
        <w:tc>
          <w:tcPr>
            <w:tcW w:w="1687" w:type="dxa"/>
            <w:tcPrChange w:id="73" w:author="Rosenberg, Joshua" w:date="2026-04-10T09:42:00Z" w16du:dateUtc="2026-04-10T13:42:00Z">
              <w:tcPr>
                <w:tcW w:w="1727" w:type="dxa"/>
              </w:tcPr>
            </w:tcPrChange>
          </w:tcPr>
          <w:p w14:paraId="129E7B8B" w14:textId="77777777" w:rsidR="00B7568B" w:rsidRDefault="00B7568B" w:rsidP="00B7568B">
            <w:r>
              <w:t>Ijams Nature Center</w:t>
            </w:r>
          </w:p>
        </w:tc>
        <w:tc>
          <w:tcPr>
            <w:tcW w:w="1399" w:type="dxa"/>
            <w:tcPrChange w:id="74" w:author="Rosenberg, Joshua" w:date="2026-04-10T09:42:00Z" w16du:dateUtc="2026-04-10T13:42:00Z">
              <w:tcPr>
                <w:tcW w:w="1431" w:type="dxa"/>
              </w:tcPr>
            </w:tcPrChange>
          </w:tcPr>
          <w:p w14:paraId="64F63313" w14:textId="77777777" w:rsidR="00B7568B" w:rsidRDefault="00B7568B" w:rsidP="00B7568B">
            <w:r>
              <w:t>10-15 mins</w:t>
            </w:r>
          </w:p>
        </w:tc>
        <w:tc>
          <w:tcPr>
            <w:tcW w:w="1255" w:type="dxa"/>
            <w:tcPrChange w:id="75" w:author="Rosenberg, Joshua" w:date="2026-04-10T09:42:00Z" w16du:dateUtc="2026-04-10T13:42:00Z">
              <w:tcPr>
                <w:tcW w:w="1283" w:type="dxa"/>
              </w:tcPr>
            </w:tcPrChange>
          </w:tcPr>
          <w:p w14:paraId="541246DA" w14:textId="77777777" w:rsidR="00B7568B" w:rsidRDefault="00B7568B" w:rsidP="00B7568B">
            <w:r>
              <w:t>1.5</w:t>
            </w:r>
          </w:p>
        </w:tc>
        <w:tc>
          <w:tcPr>
            <w:tcW w:w="727" w:type="dxa"/>
            <w:tcPrChange w:id="76" w:author="Rosenberg, Joshua" w:date="2026-04-10T09:42:00Z" w16du:dateUtc="2026-04-10T13:42:00Z">
              <w:tcPr>
                <w:tcW w:w="740" w:type="dxa"/>
              </w:tcPr>
            </w:tcPrChange>
          </w:tcPr>
          <w:p w14:paraId="5C350910" w14:textId="77777777" w:rsidR="00B7568B" w:rsidRDefault="00B7568B" w:rsidP="00B7568B">
            <w:r>
              <w:t>Moderate</w:t>
            </w:r>
          </w:p>
        </w:tc>
        <w:tc>
          <w:tcPr>
            <w:tcW w:w="2313" w:type="dxa"/>
            <w:tcPrChange w:id="77" w:author="Rosenberg, Joshua" w:date="2026-04-10T09:42:00Z" w16du:dateUtc="2026-04-10T13:42:00Z">
              <w:tcPr>
                <w:tcW w:w="2370" w:type="dxa"/>
              </w:tcPr>
            </w:tcPrChange>
          </w:tcPr>
          <w:p w14:paraId="79A98BEB" w14:textId="77777777" w:rsidR="00B7568B" w:rsidRDefault="00B7568B" w:rsidP="00B7568B">
            <w:r>
              <w:t xml:space="preserve">Little kids and </w:t>
            </w:r>
            <w:proofErr w:type="gramStart"/>
            <w:r>
              <w:t>Big</w:t>
            </w:r>
            <w:proofErr w:type="gramEnd"/>
            <w:r>
              <w:t xml:space="preserve"> kids</w:t>
            </w:r>
          </w:p>
        </w:tc>
      </w:tr>
      <w:tr w:rsidR="00B7568B" w14:paraId="7884095B" w14:textId="77777777" w:rsidTr="00B7568B">
        <w:tc>
          <w:tcPr>
            <w:tcW w:w="1545" w:type="dxa"/>
            <w:tcPrChange w:id="78" w:author="Rosenberg, Joshua" w:date="2026-04-10T09:42:00Z" w16du:dateUtc="2026-04-10T13:42:00Z">
              <w:tcPr>
                <w:tcW w:w="1580" w:type="dxa"/>
              </w:tcPr>
            </w:tcPrChange>
          </w:tcPr>
          <w:p w14:paraId="0FB18E7B" w14:textId="77777777" w:rsidR="00B7568B" w:rsidRPr="00BB5EBA" w:rsidRDefault="00B7568B" w:rsidP="00B7568B">
            <w:pPr>
              <w:pStyle w:val="Compact"/>
              <w:rPr>
                <w:rStyle w:val="bold1"/>
              </w:rPr>
            </w:pPr>
            <w:r w:rsidRPr="00BB5EBA">
              <w:rPr>
                <w:rStyle w:val="bold1"/>
              </w:rPr>
              <w:t>William Hastie</w:t>
            </w:r>
          </w:p>
        </w:tc>
        <w:tc>
          <w:tcPr>
            <w:tcW w:w="1687" w:type="dxa"/>
            <w:tcPrChange w:id="79" w:author="Rosenberg, Joshua" w:date="2026-04-10T09:42:00Z" w16du:dateUtc="2026-04-10T13:42:00Z">
              <w:tcPr>
                <w:tcW w:w="1727" w:type="dxa"/>
              </w:tcPr>
            </w:tcPrChange>
          </w:tcPr>
          <w:p w14:paraId="29B3B098" w14:textId="77777777" w:rsidR="00B7568B" w:rsidRDefault="00B7568B" w:rsidP="00B7568B">
            <w:r>
              <w:t>William Hastie Natural Area</w:t>
            </w:r>
          </w:p>
        </w:tc>
        <w:tc>
          <w:tcPr>
            <w:tcW w:w="1399" w:type="dxa"/>
            <w:tcPrChange w:id="80" w:author="Rosenberg, Joshua" w:date="2026-04-10T09:42:00Z" w16du:dateUtc="2026-04-10T13:42:00Z">
              <w:tcPr>
                <w:tcW w:w="1431" w:type="dxa"/>
              </w:tcPr>
            </w:tcPrChange>
          </w:tcPr>
          <w:p w14:paraId="6D8A7BA0" w14:textId="77777777" w:rsidR="00B7568B" w:rsidRDefault="00B7568B" w:rsidP="00B7568B">
            <w:r>
              <w:t>15 mins</w:t>
            </w:r>
          </w:p>
        </w:tc>
        <w:tc>
          <w:tcPr>
            <w:tcW w:w="1255" w:type="dxa"/>
            <w:tcPrChange w:id="81" w:author="Rosenberg, Joshua" w:date="2026-04-10T09:42:00Z" w16du:dateUtc="2026-04-10T13:42:00Z">
              <w:tcPr>
                <w:tcW w:w="1283" w:type="dxa"/>
              </w:tcPr>
            </w:tcPrChange>
          </w:tcPr>
          <w:p w14:paraId="74B5A31B" w14:textId="77777777" w:rsidR="00B7568B" w:rsidRDefault="00B7568B" w:rsidP="00B7568B">
            <w:r>
              <w:t>1.3</w:t>
            </w:r>
          </w:p>
        </w:tc>
        <w:tc>
          <w:tcPr>
            <w:tcW w:w="727" w:type="dxa"/>
            <w:tcPrChange w:id="82" w:author="Rosenberg, Joshua" w:date="2026-04-10T09:42:00Z" w16du:dateUtc="2026-04-10T13:42:00Z">
              <w:tcPr>
                <w:tcW w:w="740" w:type="dxa"/>
              </w:tcPr>
            </w:tcPrChange>
          </w:tcPr>
          <w:p w14:paraId="773F37EB" w14:textId="77777777" w:rsidR="00B7568B" w:rsidRDefault="00B7568B" w:rsidP="00B7568B">
            <w:r>
              <w:t>Flat</w:t>
            </w:r>
          </w:p>
        </w:tc>
        <w:tc>
          <w:tcPr>
            <w:tcW w:w="2313" w:type="dxa"/>
            <w:tcPrChange w:id="83" w:author="Rosenberg, Joshua" w:date="2026-04-10T09:42:00Z" w16du:dateUtc="2026-04-10T13:42:00Z">
              <w:tcPr>
                <w:tcW w:w="2370" w:type="dxa"/>
              </w:tcPr>
            </w:tcPrChange>
          </w:tcPr>
          <w:p w14:paraId="4F512EFA" w14:textId="77777777" w:rsidR="00B7568B" w:rsidRDefault="00B7568B" w:rsidP="00B7568B">
            <w:r>
              <w:t>Toddlers and Little kids</w:t>
            </w:r>
          </w:p>
        </w:tc>
      </w:tr>
      <w:tr w:rsidR="00B7568B" w14:paraId="1BE92057" w14:textId="77777777" w:rsidTr="00B7568B">
        <w:tc>
          <w:tcPr>
            <w:tcW w:w="1545" w:type="dxa"/>
            <w:tcPrChange w:id="84" w:author="Rosenberg, Joshua" w:date="2026-04-10T09:42:00Z" w16du:dateUtc="2026-04-10T13:42:00Z">
              <w:tcPr>
                <w:tcW w:w="1580" w:type="dxa"/>
              </w:tcPr>
            </w:tcPrChange>
          </w:tcPr>
          <w:p w14:paraId="356670A1" w14:textId="77777777" w:rsidR="00B7568B" w:rsidRPr="00BB5EBA" w:rsidRDefault="00B7568B" w:rsidP="00B7568B">
            <w:pPr>
              <w:pStyle w:val="Compact"/>
              <w:rPr>
                <w:rStyle w:val="bold1"/>
              </w:rPr>
            </w:pPr>
            <w:r w:rsidRPr="00BB5EBA">
              <w:rPr>
                <w:rStyle w:val="bold1"/>
              </w:rPr>
              <w:lastRenderedPageBreak/>
              <w:t>Sharp’s Ridge</w:t>
            </w:r>
          </w:p>
        </w:tc>
        <w:tc>
          <w:tcPr>
            <w:tcW w:w="1687" w:type="dxa"/>
            <w:tcPrChange w:id="85" w:author="Rosenberg, Joshua" w:date="2026-04-10T09:42:00Z" w16du:dateUtc="2026-04-10T13:42:00Z">
              <w:tcPr>
                <w:tcW w:w="1727" w:type="dxa"/>
              </w:tcPr>
            </w:tcPrChange>
          </w:tcPr>
          <w:p w14:paraId="35FBAC47" w14:textId="77777777" w:rsidR="00B7568B" w:rsidRDefault="00B7568B" w:rsidP="00B7568B">
            <w:r>
              <w:t>Sharp’s Ridge Memorial Park</w:t>
            </w:r>
          </w:p>
        </w:tc>
        <w:tc>
          <w:tcPr>
            <w:tcW w:w="1399" w:type="dxa"/>
            <w:tcPrChange w:id="86" w:author="Rosenberg, Joshua" w:date="2026-04-10T09:42:00Z" w16du:dateUtc="2026-04-10T13:42:00Z">
              <w:tcPr>
                <w:tcW w:w="1431" w:type="dxa"/>
              </w:tcPr>
            </w:tcPrChange>
          </w:tcPr>
          <w:p w14:paraId="130CE6D4" w14:textId="77777777" w:rsidR="00B7568B" w:rsidRDefault="00B7568B" w:rsidP="00B7568B">
            <w:r>
              <w:t>10 mins</w:t>
            </w:r>
          </w:p>
        </w:tc>
        <w:tc>
          <w:tcPr>
            <w:tcW w:w="1255" w:type="dxa"/>
            <w:tcPrChange w:id="87" w:author="Rosenberg, Joshua" w:date="2026-04-10T09:42:00Z" w16du:dateUtc="2026-04-10T13:42:00Z">
              <w:tcPr>
                <w:tcW w:w="1283" w:type="dxa"/>
              </w:tcPr>
            </w:tcPrChange>
          </w:tcPr>
          <w:p w14:paraId="71000DFB" w14:textId="77777777" w:rsidR="00B7568B" w:rsidRDefault="00B7568B" w:rsidP="00B7568B">
            <w:r>
              <w:t>2.3</w:t>
            </w:r>
          </w:p>
        </w:tc>
        <w:tc>
          <w:tcPr>
            <w:tcW w:w="727" w:type="dxa"/>
            <w:tcPrChange w:id="88" w:author="Rosenberg, Joshua" w:date="2026-04-10T09:42:00Z" w16du:dateUtc="2026-04-10T13:42:00Z">
              <w:tcPr>
                <w:tcW w:w="740" w:type="dxa"/>
              </w:tcPr>
            </w:tcPrChange>
          </w:tcPr>
          <w:p w14:paraId="2A255484" w14:textId="77777777" w:rsidR="00B7568B" w:rsidRDefault="00B7568B" w:rsidP="00B7568B">
            <w:r>
              <w:t>Moderate</w:t>
            </w:r>
          </w:p>
        </w:tc>
        <w:tc>
          <w:tcPr>
            <w:tcW w:w="2313" w:type="dxa"/>
            <w:tcPrChange w:id="89" w:author="Rosenberg, Joshua" w:date="2026-04-10T09:42:00Z" w16du:dateUtc="2026-04-10T13:42:00Z">
              <w:tcPr>
                <w:tcW w:w="2370" w:type="dxa"/>
              </w:tcPr>
            </w:tcPrChange>
          </w:tcPr>
          <w:p w14:paraId="752808DE" w14:textId="77777777" w:rsidR="00B7568B" w:rsidRDefault="00B7568B" w:rsidP="00B7568B">
            <w:r>
              <w:t>Little kids</w:t>
            </w:r>
          </w:p>
        </w:tc>
      </w:tr>
      <w:tr w:rsidR="00B7568B" w14:paraId="52B8014A" w14:textId="77777777" w:rsidTr="00B7568B">
        <w:tc>
          <w:tcPr>
            <w:tcW w:w="1545" w:type="dxa"/>
            <w:tcPrChange w:id="90" w:author="Rosenberg, Joshua" w:date="2026-04-10T09:42:00Z" w16du:dateUtc="2026-04-10T13:42:00Z">
              <w:tcPr>
                <w:tcW w:w="1580" w:type="dxa"/>
              </w:tcPr>
            </w:tcPrChange>
          </w:tcPr>
          <w:p w14:paraId="2EBCA24C" w14:textId="77777777" w:rsidR="00B7568B" w:rsidRPr="00BB5EBA" w:rsidRDefault="00B7568B" w:rsidP="00B7568B">
            <w:pPr>
              <w:pStyle w:val="Compact"/>
              <w:rPr>
                <w:rStyle w:val="bold1"/>
              </w:rPr>
            </w:pPr>
            <w:r w:rsidRPr="00BB5EBA">
              <w:rPr>
                <w:rStyle w:val="bold1"/>
              </w:rPr>
              <w:t>Norris Dam</w:t>
            </w:r>
          </w:p>
        </w:tc>
        <w:tc>
          <w:tcPr>
            <w:tcW w:w="1687" w:type="dxa"/>
            <w:tcPrChange w:id="91" w:author="Rosenberg, Joshua" w:date="2026-04-10T09:42:00Z" w16du:dateUtc="2026-04-10T13:42:00Z">
              <w:tcPr>
                <w:tcW w:w="1727" w:type="dxa"/>
              </w:tcPr>
            </w:tcPrChange>
          </w:tcPr>
          <w:p w14:paraId="15AB1A00" w14:textId="77777777" w:rsidR="00B7568B" w:rsidRDefault="00B7568B" w:rsidP="00B7568B">
            <w:r>
              <w:t>Norris Dam State Park</w:t>
            </w:r>
          </w:p>
        </w:tc>
        <w:tc>
          <w:tcPr>
            <w:tcW w:w="1399" w:type="dxa"/>
            <w:tcPrChange w:id="92" w:author="Rosenberg, Joshua" w:date="2026-04-10T09:42:00Z" w16du:dateUtc="2026-04-10T13:42:00Z">
              <w:tcPr>
                <w:tcW w:w="1431" w:type="dxa"/>
              </w:tcPr>
            </w:tcPrChange>
          </w:tcPr>
          <w:p w14:paraId="6011240D" w14:textId="77777777" w:rsidR="00B7568B" w:rsidRDefault="00B7568B" w:rsidP="00B7568B">
            <w:r>
              <w:t>30 mins</w:t>
            </w:r>
          </w:p>
        </w:tc>
        <w:tc>
          <w:tcPr>
            <w:tcW w:w="1255" w:type="dxa"/>
            <w:tcPrChange w:id="93" w:author="Rosenberg, Joshua" w:date="2026-04-10T09:42:00Z" w16du:dateUtc="2026-04-10T13:42:00Z">
              <w:tcPr>
                <w:tcW w:w="1283" w:type="dxa"/>
              </w:tcPr>
            </w:tcPrChange>
          </w:tcPr>
          <w:p w14:paraId="0CA0ED74" w14:textId="77777777" w:rsidR="00B7568B" w:rsidRDefault="00B7568B" w:rsidP="00B7568B">
            <w:r>
              <w:t>2.3</w:t>
            </w:r>
          </w:p>
        </w:tc>
        <w:tc>
          <w:tcPr>
            <w:tcW w:w="727" w:type="dxa"/>
            <w:tcPrChange w:id="94" w:author="Rosenberg, Joshua" w:date="2026-04-10T09:42:00Z" w16du:dateUtc="2026-04-10T13:42:00Z">
              <w:tcPr>
                <w:tcW w:w="740" w:type="dxa"/>
              </w:tcPr>
            </w:tcPrChange>
          </w:tcPr>
          <w:p w14:paraId="14C22FBE" w14:textId="77777777" w:rsidR="00B7568B" w:rsidRDefault="00B7568B" w:rsidP="00B7568B">
            <w:r>
              <w:t>Gentle</w:t>
            </w:r>
          </w:p>
        </w:tc>
        <w:tc>
          <w:tcPr>
            <w:tcW w:w="2313" w:type="dxa"/>
            <w:tcPrChange w:id="95" w:author="Rosenberg, Joshua" w:date="2026-04-10T09:42:00Z" w16du:dateUtc="2026-04-10T13:42:00Z">
              <w:tcPr>
                <w:tcW w:w="2370" w:type="dxa"/>
              </w:tcPr>
            </w:tcPrChange>
          </w:tcPr>
          <w:p w14:paraId="78AE5321" w14:textId="77777777" w:rsidR="00B7568B" w:rsidRDefault="00B7568B" w:rsidP="00B7568B">
            <w:r>
              <w:t xml:space="preserve">Little kids and </w:t>
            </w:r>
            <w:proofErr w:type="gramStart"/>
            <w:r>
              <w:t>Big</w:t>
            </w:r>
            <w:proofErr w:type="gramEnd"/>
            <w:r>
              <w:t xml:space="preserve"> kids</w:t>
            </w:r>
          </w:p>
        </w:tc>
      </w:tr>
      <w:tr w:rsidR="00B7568B" w14:paraId="1E5A9ABC" w14:textId="77777777" w:rsidTr="00B7568B">
        <w:tc>
          <w:tcPr>
            <w:tcW w:w="1545" w:type="dxa"/>
            <w:tcPrChange w:id="96" w:author="Rosenberg, Joshua" w:date="2026-04-10T09:42:00Z" w16du:dateUtc="2026-04-10T13:42:00Z">
              <w:tcPr>
                <w:tcW w:w="1580" w:type="dxa"/>
              </w:tcPr>
            </w:tcPrChange>
          </w:tcPr>
          <w:p w14:paraId="09CA8E3B" w14:textId="77777777" w:rsidR="00B7568B" w:rsidRPr="00BB5EBA" w:rsidRDefault="00B7568B" w:rsidP="00B7568B">
            <w:pPr>
              <w:pStyle w:val="Compact"/>
              <w:rPr>
                <w:rStyle w:val="bold1"/>
              </w:rPr>
            </w:pPr>
            <w:r w:rsidRPr="00BB5EBA">
              <w:rPr>
                <w:rStyle w:val="bold1"/>
              </w:rPr>
              <w:t>House Mountain</w:t>
            </w:r>
          </w:p>
        </w:tc>
        <w:tc>
          <w:tcPr>
            <w:tcW w:w="1687" w:type="dxa"/>
            <w:tcPrChange w:id="97" w:author="Rosenberg, Joshua" w:date="2026-04-10T09:42:00Z" w16du:dateUtc="2026-04-10T13:42:00Z">
              <w:tcPr>
                <w:tcW w:w="1727" w:type="dxa"/>
              </w:tcPr>
            </w:tcPrChange>
          </w:tcPr>
          <w:p w14:paraId="3ABF10E0" w14:textId="77777777" w:rsidR="00B7568B" w:rsidRDefault="00B7568B" w:rsidP="00B7568B">
            <w:r>
              <w:t>House Mountain State Natural Area</w:t>
            </w:r>
          </w:p>
        </w:tc>
        <w:tc>
          <w:tcPr>
            <w:tcW w:w="1399" w:type="dxa"/>
            <w:tcPrChange w:id="98" w:author="Rosenberg, Joshua" w:date="2026-04-10T09:42:00Z" w16du:dateUtc="2026-04-10T13:42:00Z">
              <w:tcPr>
                <w:tcW w:w="1431" w:type="dxa"/>
              </w:tcPr>
            </w:tcPrChange>
          </w:tcPr>
          <w:p w14:paraId="4EF737FE" w14:textId="77777777" w:rsidR="00B7568B" w:rsidRDefault="00B7568B" w:rsidP="00B7568B">
            <w:r>
              <w:t>30 mins</w:t>
            </w:r>
          </w:p>
        </w:tc>
        <w:tc>
          <w:tcPr>
            <w:tcW w:w="1255" w:type="dxa"/>
            <w:tcPrChange w:id="99" w:author="Rosenberg, Joshua" w:date="2026-04-10T09:42:00Z" w16du:dateUtc="2026-04-10T13:42:00Z">
              <w:tcPr>
                <w:tcW w:w="1283" w:type="dxa"/>
              </w:tcPr>
            </w:tcPrChange>
          </w:tcPr>
          <w:p w14:paraId="7D2BE436" w14:textId="54047B1A" w:rsidR="00B7568B" w:rsidRDefault="00B7568B" w:rsidP="00B7568B">
            <w:r>
              <w:t>2.</w:t>
            </w:r>
            <w:ins w:id="100" w:author="Rosenberg, Joshua" w:date="2026-04-09T16:30:00Z" w16du:dateUtc="2026-04-09T21:30:00Z">
              <w:r>
                <w:t>3</w:t>
              </w:r>
            </w:ins>
            <w:del w:id="101" w:author="Rosenberg, Joshua" w:date="2026-04-09T16:30:00Z" w16du:dateUtc="2026-04-09T21:30:00Z">
              <w:r w:rsidDel="003E5DCE">
                <w:delText>5</w:delText>
              </w:r>
            </w:del>
          </w:p>
        </w:tc>
        <w:tc>
          <w:tcPr>
            <w:tcW w:w="727" w:type="dxa"/>
            <w:tcPrChange w:id="102" w:author="Rosenberg, Joshua" w:date="2026-04-10T09:42:00Z" w16du:dateUtc="2026-04-10T13:42:00Z">
              <w:tcPr>
                <w:tcW w:w="740" w:type="dxa"/>
              </w:tcPr>
            </w:tcPrChange>
          </w:tcPr>
          <w:p w14:paraId="17DEDCC3" w14:textId="77777777" w:rsidR="00B7568B" w:rsidRDefault="00B7568B" w:rsidP="00B7568B">
            <w:r>
              <w:t>Steep</w:t>
            </w:r>
          </w:p>
        </w:tc>
        <w:tc>
          <w:tcPr>
            <w:tcW w:w="2313" w:type="dxa"/>
            <w:tcPrChange w:id="103" w:author="Rosenberg, Joshua" w:date="2026-04-10T09:42:00Z" w16du:dateUtc="2026-04-10T13:42:00Z">
              <w:tcPr>
                <w:tcW w:w="2370" w:type="dxa"/>
              </w:tcPr>
            </w:tcPrChange>
          </w:tcPr>
          <w:p w14:paraId="5BC7E2F4" w14:textId="77777777" w:rsidR="00B7568B" w:rsidRDefault="00B7568B" w:rsidP="00B7568B">
            <w:r>
              <w:t>Pre-teens and older</w:t>
            </w:r>
          </w:p>
        </w:tc>
      </w:tr>
      <w:tr w:rsidR="00B7568B" w:rsidDel="00B7568B" w14:paraId="1C4977BD" w14:textId="16EBA779" w:rsidTr="00B7568B">
        <w:trPr>
          <w:del w:id="104" w:author="Rosenberg, Joshua" w:date="2026-04-10T09:42:00Z"/>
        </w:trPr>
        <w:tc>
          <w:tcPr>
            <w:tcW w:w="1545" w:type="dxa"/>
            <w:tcPrChange w:id="105" w:author="Rosenberg, Joshua" w:date="2026-04-10T09:42:00Z" w16du:dateUtc="2026-04-10T13:42:00Z">
              <w:tcPr>
                <w:tcW w:w="1580" w:type="dxa"/>
              </w:tcPr>
            </w:tcPrChange>
          </w:tcPr>
          <w:p w14:paraId="2D2B39FA" w14:textId="6074B9AF" w:rsidR="00B7568B" w:rsidRPr="00BB5EBA" w:rsidDel="00B7568B" w:rsidRDefault="00B7568B" w:rsidP="00B7568B">
            <w:pPr>
              <w:pStyle w:val="Compact"/>
              <w:rPr>
                <w:del w:id="106" w:author="Rosenberg, Joshua" w:date="2026-04-10T09:42:00Z" w16du:dateUtc="2026-04-10T13:42:00Z"/>
                <w:rStyle w:val="bold1"/>
              </w:rPr>
            </w:pPr>
            <w:del w:id="107" w:author="Rosenberg, Joshua" w:date="2026-04-10T09:41:00Z" w16du:dateUtc="2026-04-10T13:41:00Z">
              <w:r w:rsidRPr="00BB5EBA" w:rsidDel="00B7568B">
                <w:rPr>
                  <w:rStyle w:val="bold1"/>
                </w:rPr>
                <w:delText>Aspire Park</w:delText>
              </w:r>
            </w:del>
          </w:p>
        </w:tc>
        <w:tc>
          <w:tcPr>
            <w:tcW w:w="1687" w:type="dxa"/>
            <w:tcPrChange w:id="108" w:author="Rosenberg, Joshua" w:date="2026-04-10T09:42:00Z" w16du:dateUtc="2026-04-10T13:42:00Z">
              <w:tcPr>
                <w:tcW w:w="1727" w:type="dxa"/>
              </w:tcPr>
            </w:tcPrChange>
          </w:tcPr>
          <w:p w14:paraId="6E5BF639" w14:textId="7904682E" w:rsidR="00B7568B" w:rsidDel="00B7568B" w:rsidRDefault="00B7568B" w:rsidP="00B7568B">
            <w:pPr>
              <w:rPr>
                <w:del w:id="109" w:author="Rosenberg, Joshua" w:date="2026-04-10T09:42:00Z" w16du:dateUtc="2026-04-10T13:42:00Z"/>
              </w:rPr>
            </w:pPr>
            <w:del w:id="110" w:author="Rosenberg, Joshua" w:date="2026-04-10T09:41:00Z" w16du:dateUtc="2026-04-10T13:41:00Z">
              <w:r w:rsidDel="00B7568B">
                <w:delText>Aspire Park</w:delText>
              </w:r>
            </w:del>
          </w:p>
        </w:tc>
        <w:tc>
          <w:tcPr>
            <w:tcW w:w="1399" w:type="dxa"/>
            <w:tcPrChange w:id="111" w:author="Rosenberg, Joshua" w:date="2026-04-10T09:42:00Z" w16du:dateUtc="2026-04-10T13:42:00Z">
              <w:tcPr>
                <w:tcW w:w="1431" w:type="dxa"/>
              </w:tcPr>
            </w:tcPrChange>
          </w:tcPr>
          <w:p w14:paraId="5901D0B5" w14:textId="391DA559" w:rsidR="00B7568B" w:rsidDel="00B7568B" w:rsidRDefault="00B7568B" w:rsidP="00B7568B">
            <w:pPr>
              <w:rPr>
                <w:del w:id="112" w:author="Rosenberg, Joshua" w:date="2026-04-10T09:42:00Z" w16du:dateUtc="2026-04-10T13:42:00Z"/>
              </w:rPr>
            </w:pPr>
            <w:del w:id="113" w:author="Rosenberg, Joshua" w:date="2026-04-10T09:41:00Z" w16du:dateUtc="2026-04-10T13:41:00Z">
              <w:r w:rsidDel="00B7568B">
                <w:delText>30 mins</w:delText>
              </w:r>
            </w:del>
          </w:p>
        </w:tc>
        <w:tc>
          <w:tcPr>
            <w:tcW w:w="1255" w:type="dxa"/>
            <w:tcPrChange w:id="114" w:author="Rosenberg, Joshua" w:date="2026-04-10T09:42:00Z" w16du:dateUtc="2026-04-10T13:42:00Z">
              <w:tcPr>
                <w:tcW w:w="1283" w:type="dxa"/>
              </w:tcPr>
            </w:tcPrChange>
          </w:tcPr>
          <w:p w14:paraId="35B08E17" w14:textId="415D0BBE" w:rsidR="00B7568B" w:rsidDel="00B7568B" w:rsidRDefault="00B7568B" w:rsidP="00B7568B">
            <w:pPr>
              <w:rPr>
                <w:del w:id="115" w:author="Rosenberg, Joshua" w:date="2026-04-10T09:42:00Z" w16du:dateUtc="2026-04-10T13:42:00Z"/>
              </w:rPr>
            </w:pPr>
            <w:del w:id="116" w:author="Rosenberg, Joshua" w:date="2026-04-10T09:41:00Z" w16du:dateUtc="2026-04-10T13:41:00Z">
              <w:r w:rsidDel="00B7568B">
                <w:delText>1.0</w:delText>
              </w:r>
            </w:del>
          </w:p>
        </w:tc>
        <w:tc>
          <w:tcPr>
            <w:tcW w:w="727" w:type="dxa"/>
            <w:tcPrChange w:id="117" w:author="Rosenberg, Joshua" w:date="2026-04-10T09:42:00Z" w16du:dateUtc="2026-04-10T13:42:00Z">
              <w:tcPr>
                <w:tcW w:w="740" w:type="dxa"/>
              </w:tcPr>
            </w:tcPrChange>
          </w:tcPr>
          <w:p w14:paraId="5147D621" w14:textId="29984BA5" w:rsidR="00B7568B" w:rsidDel="00B7568B" w:rsidRDefault="00B7568B" w:rsidP="00B7568B">
            <w:pPr>
              <w:rPr>
                <w:del w:id="118" w:author="Rosenberg, Joshua" w:date="2026-04-10T09:42:00Z" w16du:dateUtc="2026-04-10T13:42:00Z"/>
              </w:rPr>
            </w:pPr>
            <w:del w:id="119" w:author="Rosenberg, Joshua" w:date="2026-04-10T09:41:00Z" w16du:dateUtc="2026-04-10T13:41:00Z">
              <w:r w:rsidDel="00B7568B">
                <w:delText>Moderate</w:delText>
              </w:r>
            </w:del>
          </w:p>
        </w:tc>
        <w:tc>
          <w:tcPr>
            <w:tcW w:w="2313" w:type="dxa"/>
            <w:tcPrChange w:id="120" w:author="Rosenberg, Joshua" w:date="2026-04-10T09:42:00Z" w16du:dateUtc="2026-04-10T13:42:00Z">
              <w:tcPr>
                <w:tcW w:w="2370" w:type="dxa"/>
              </w:tcPr>
            </w:tcPrChange>
          </w:tcPr>
          <w:p w14:paraId="4BEE9EA8" w14:textId="529AC7B1" w:rsidR="00B7568B" w:rsidDel="00B7568B" w:rsidRDefault="00B7568B" w:rsidP="00B7568B">
            <w:pPr>
              <w:rPr>
                <w:del w:id="121" w:author="Rosenberg, Joshua" w:date="2026-04-10T09:42:00Z" w16du:dateUtc="2026-04-10T13:42:00Z"/>
              </w:rPr>
            </w:pPr>
            <w:del w:id="122" w:author="Rosenberg, Joshua" w:date="2026-04-10T09:41:00Z" w16du:dateUtc="2026-04-10T13:41:00Z">
              <w:r w:rsidDel="00B7568B">
                <w:delText>Toddlers and Little kids</w:delText>
              </w:r>
            </w:del>
          </w:p>
        </w:tc>
      </w:tr>
      <w:tr w:rsidR="00B7568B" w14:paraId="417FF73F" w14:textId="77777777" w:rsidTr="00B7568B">
        <w:tc>
          <w:tcPr>
            <w:tcW w:w="1545" w:type="dxa"/>
            <w:tcPrChange w:id="123" w:author="Rosenberg, Joshua" w:date="2026-04-10T09:42:00Z" w16du:dateUtc="2026-04-10T13:42:00Z">
              <w:tcPr>
                <w:tcW w:w="1580" w:type="dxa"/>
              </w:tcPr>
            </w:tcPrChange>
          </w:tcPr>
          <w:p w14:paraId="4C1EA51C" w14:textId="2EBDA3A6" w:rsidR="00B7568B" w:rsidRPr="00BB5EBA" w:rsidRDefault="00B7568B" w:rsidP="00B7568B">
            <w:pPr>
              <w:pStyle w:val="Compact"/>
              <w:rPr>
                <w:rStyle w:val="bold1"/>
              </w:rPr>
            </w:pPr>
            <w:r w:rsidRPr="00BB5EBA">
              <w:rPr>
                <w:rStyle w:val="bold1"/>
              </w:rPr>
              <w:t>Emory Falls</w:t>
            </w:r>
            <w:del w:id="124" w:author="Rosenberg, Joshua" w:date="2026-04-09T16:19:00Z" w16du:dateUtc="2026-04-09T21:19:00Z">
              <w:r w:rsidRPr="00BB5EBA" w:rsidDel="00E535C2">
                <w:rPr>
                  <w:rStyle w:val="bold1"/>
                </w:rPr>
                <w:delText xml:space="preserve"> at Frozen Head</w:delText>
              </w:r>
            </w:del>
          </w:p>
        </w:tc>
        <w:tc>
          <w:tcPr>
            <w:tcW w:w="1687" w:type="dxa"/>
            <w:tcPrChange w:id="125" w:author="Rosenberg, Joshua" w:date="2026-04-10T09:42:00Z" w16du:dateUtc="2026-04-10T13:42:00Z">
              <w:tcPr>
                <w:tcW w:w="1727" w:type="dxa"/>
              </w:tcPr>
            </w:tcPrChange>
          </w:tcPr>
          <w:p w14:paraId="4EB1015B" w14:textId="77777777" w:rsidR="00B7568B" w:rsidRDefault="00B7568B" w:rsidP="00B7568B">
            <w:r>
              <w:t>Frozen Head State Park</w:t>
            </w:r>
          </w:p>
        </w:tc>
        <w:tc>
          <w:tcPr>
            <w:tcW w:w="1399" w:type="dxa"/>
            <w:tcPrChange w:id="126" w:author="Rosenberg, Joshua" w:date="2026-04-10T09:42:00Z" w16du:dateUtc="2026-04-10T13:42:00Z">
              <w:tcPr>
                <w:tcW w:w="1431" w:type="dxa"/>
              </w:tcPr>
            </w:tcPrChange>
          </w:tcPr>
          <w:p w14:paraId="778DE642" w14:textId="77777777" w:rsidR="00B7568B" w:rsidRDefault="00B7568B" w:rsidP="00B7568B">
            <w:r>
              <w:t>50 mins</w:t>
            </w:r>
          </w:p>
        </w:tc>
        <w:tc>
          <w:tcPr>
            <w:tcW w:w="1255" w:type="dxa"/>
            <w:tcPrChange w:id="127" w:author="Rosenberg, Joshua" w:date="2026-04-10T09:42:00Z" w16du:dateUtc="2026-04-10T13:42:00Z">
              <w:tcPr>
                <w:tcW w:w="1283" w:type="dxa"/>
              </w:tcPr>
            </w:tcPrChange>
          </w:tcPr>
          <w:p w14:paraId="19C768E4" w14:textId="77777777" w:rsidR="00B7568B" w:rsidRDefault="00B7568B" w:rsidP="00B7568B">
            <w:r>
              <w:t>2.4</w:t>
            </w:r>
          </w:p>
        </w:tc>
        <w:tc>
          <w:tcPr>
            <w:tcW w:w="727" w:type="dxa"/>
            <w:tcPrChange w:id="128" w:author="Rosenberg, Joshua" w:date="2026-04-10T09:42:00Z" w16du:dateUtc="2026-04-10T13:42:00Z">
              <w:tcPr>
                <w:tcW w:w="740" w:type="dxa"/>
              </w:tcPr>
            </w:tcPrChange>
          </w:tcPr>
          <w:p w14:paraId="120FB07F" w14:textId="77777777" w:rsidR="00B7568B" w:rsidRDefault="00B7568B" w:rsidP="00B7568B">
            <w:r>
              <w:t>Moderate</w:t>
            </w:r>
          </w:p>
        </w:tc>
        <w:tc>
          <w:tcPr>
            <w:tcW w:w="2313" w:type="dxa"/>
            <w:tcPrChange w:id="129" w:author="Rosenberg, Joshua" w:date="2026-04-10T09:42:00Z" w16du:dateUtc="2026-04-10T13:42:00Z">
              <w:tcPr>
                <w:tcW w:w="2370" w:type="dxa"/>
              </w:tcPr>
            </w:tcPrChange>
          </w:tcPr>
          <w:p w14:paraId="7EF2BE6A" w14:textId="77777777" w:rsidR="00B7568B" w:rsidRDefault="00B7568B" w:rsidP="00B7568B">
            <w:r>
              <w:t>Little kids</w:t>
            </w:r>
          </w:p>
        </w:tc>
      </w:tr>
      <w:tr w:rsidR="00B7568B" w14:paraId="453257F5" w14:textId="77777777" w:rsidTr="00B7568B">
        <w:tc>
          <w:tcPr>
            <w:tcW w:w="1545" w:type="dxa"/>
            <w:tcPrChange w:id="130" w:author="Rosenberg, Joshua" w:date="2026-04-10T09:42:00Z" w16du:dateUtc="2026-04-10T13:42:00Z">
              <w:tcPr>
                <w:tcW w:w="1580" w:type="dxa"/>
              </w:tcPr>
            </w:tcPrChange>
          </w:tcPr>
          <w:p w14:paraId="7139C06E" w14:textId="764092C9" w:rsidR="00B7568B" w:rsidRPr="00BB5EBA" w:rsidRDefault="00B7568B" w:rsidP="00B7568B">
            <w:pPr>
              <w:pStyle w:val="Compact"/>
              <w:rPr>
                <w:rStyle w:val="bold1"/>
              </w:rPr>
            </w:pPr>
            <w:del w:id="131" w:author="Rosenberg, Joshua" w:date="2026-04-09T16:19:00Z" w16du:dateUtc="2026-04-09T21:19:00Z">
              <w:r w:rsidRPr="00BB5EBA" w:rsidDel="00E535C2">
                <w:rPr>
                  <w:rStyle w:val="bold1"/>
                </w:rPr>
                <w:delText xml:space="preserve">The </w:delText>
              </w:r>
            </w:del>
            <w:r w:rsidRPr="00BB5EBA">
              <w:rPr>
                <w:rStyle w:val="bold1"/>
              </w:rPr>
              <w:t>Obed Point</w:t>
            </w:r>
            <w:del w:id="132" w:author="Rosenberg, Joshua" w:date="2026-04-09T16:19:00Z" w16du:dateUtc="2026-04-09T21:19:00Z">
              <w:r w:rsidRPr="00BB5EBA" w:rsidDel="00E535C2">
                <w:rPr>
                  <w:rStyle w:val="bold1"/>
                </w:rPr>
                <w:delText xml:space="preserve"> Trail</w:delText>
              </w:r>
            </w:del>
          </w:p>
        </w:tc>
        <w:tc>
          <w:tcPr>
            <w:tcW w:w="1687" w:type="dxa"/>
            <w:tcPrChange w:id="133" w:author="Rosenberg, Joshua" w:date="2026-04-10T09:42:00Z" w16du:dateUtc="2026-04-10T13:42:00Z">
              <w:tcPr>
                <w:tcW w:w="1727" w:type="dxa"/>
              </w:tcPr>
            </w:tcPrChange>
          </w:tcPr>
          <w:p w14:paraId="4F982862" w14:textId="77777777" w:rsidR="00B7568B" w:rsidRDefault="00B7568B" w:rsidP="00B7568B">
            <w:r>
              <w:t>Obed Wild &amp; Scenic River</w:t>
            </w:r>
          </w:p>
        </w:tc>
        <w:tc>
          <w:tcPr>
            <w:tcW w:w="1399" w:type="dxa"/>
            <w:tcPrChange w:id="134" w:author="Rosenberg, Joshua" w:date="2026-04-10T09:42:00Z" w16du:dateUtc="2026-04-10T13:42:00Z">
              <w:tcPr>
                <w:tcW w:w="1431" w:type="dxa"/>
              </w:tcPr>
            </w:tcPrChange>
          </w:tcPr>
          <w:p w14:paraId="1B520B26" w14:textId="77777777" w:rsidR="00B7568B" w:rsidRDefault="00B7568B" w:rsidP="00B7568B">
            <w:r>
              <w:t>50 mins</w:t>
            </w:r>
          </w:p>
        </w:tc>
        <w:tc>
          <w:tcPr>
            <w:tcW w:w="1255" w:type="dxa"/>
            <w:tcPrChange w:id="135" w:author="Rosenberg, Joshua" w:date="2026-04-10T09:42:00Z" w16du:dateUtc="2026-04-10T13:42:00Z">
              <w:tcPr>
                <w:tcW w:w="1283" w:type="dxa"/>
              </w:tcPr>
            </w:tcPrChange>
          </w:tcPr>
          <w:p w14:paraId="35827896" w14:textId="77777777" w:rsidR="00B7568B" w:rsidRDefault="00B7568B" w:rsidP="00B7568B">
            <w:r>
              <w:t>3.6</w:t>
            </w:r>
          </w:p>
        </w:tc>
        <w:tc>
          <w:tcPr>
            <w:tcW w:w="727" w:type="dxa"/>
            <w:tcPrChange w:id="136" w:author="Rosenberg, Joshua" w:date="2026-04-10T09:42:00Z" w16du:dateUtc="2026-04-10T13:42:00Z">
              <w:tcPr>
                <w:tcW w:w="740" w:type="dxa"/>
              </w:tcPr>
            </w:tcPrChange>
          </w:tcPr>
          <w:p w14:paraId="6958ECC7" w14:textId="77777777" w:rsidR="00B7568B" w:rsidRDefault="00B7568B" w:rsidP="00B7568B">
            <w:r>
              <w:t>Gentle</w:t>
            </w:r>
          </w:p>
        </w:tc>
        <w:tc>
          <w:tcPr>
            <w:tcW w:w="2313" w:type="dxa"/>
            <w:tcPrChange w:id="137" w:author="Rosenberg, Joshua" w:date="2026-04-10T09:42:00Z" w16du:dateUtc="2026-04-10T13:42:00Z">
              <w:tcPr>
                <w:tcW w:w="2370" w:type="dxa"/>
              </w:tcPr>
            </w:tcPrChange>
          </w:tcPr>
          <w:p w14:paraId="138089C7" w14:textId="77777777" w:rsidR="00B7568B" w:rsidRDefault="00B7568B" w:rsidP="00B7568B">
            <w:r>
              <w:t xml:space="preserve">Little kids and </w:t>
            </w:r>
            <w:proofErr w:type="gramStart"/>
            <w:r>
              <w:t>Big</w:t>
            </w:r>
            <w:proofErr w:type="gramEnd"/>
            <w:r>
              <w:t xml:space="preserve"> kids</w:t>
            </w:r>
          </w:p>
        </w:tc>
      </w:tr>
      <w:tr w:rsidR="00B7568B" w14:paraId="7B1FDE9B" w14:textId="77777777" w:rsidTr="00B7568B">
        <w:tc>
          <w:tcPr>
            <w:tcW w:w="1545" w:type="dxa"/>
            <w:tcPrChange w:id="138" w:author="Rosenberg, Joshua" w:date="2026-04-10T09:42:00Z" w16du:dateUtc="2026-04-10T13:42:00Z">
              <w:tcPr>
                <w:tcW w:w="1580" w:type="dxa"/>
              </w:tcPr>
            </w:tcPrChange>
          </w:tcPr>
          <w:p w14:paraId="3DE87F4F" w14:textId="77777777" w:rsidR="00B7568B" w:rsidRPr="00BB5EBA" w:rsidRDefault="00B7568B" w:rsidP="00B7568B">
            <w:pPr>
              <w:pStyle w:val="Compact"/>
              <w:rPr>
                <w:rStyle w:val="bold1"/>
              </w:rPr>
            </w:pPr>
            <w:r w:rsidRPr="00BB5EBA">
              <w:rPr>
                <w:rStyle w:val="bold1"/>
              </w:rPr>
              <w:t>Bandy Creek Campground</w:t>
            </w:r>
          </w:p>
        </w:tc>
        <w:tc>
          <w:tcPr>
            <w:tcW w:w="1687" w:type="dxa"/>
            <w:tcPrChange w:id="139" w:author="Rosenberg, Joshua" w:date="2026-04-10T09:42:00Z" w16du:dateUtc="2026-04-10T13:42:00Z">
              <w:tcPr>
                <w:tcW w:w="1727" w:type="dxa"/>
              </w:tcPr>
            </w:tcPrChange>
          </w:tcPr>
          <w:p w14:paraId="1B68BD23" w14:textId="77777777" w:rsidR="00B7568B" w:rsidRDefault="00B7568B" w:rsidP="00B7568B">
            <w:r>
              <w:t>Big South Fork NRRA</w:t>
            </w:r>
          </w:p>
        </w:tc>
        <w:tc>
          <w:tcPr>
            <w:tcW w:w="1399" w:type="dxa"/>
            <w:tcPrChange w:id="140" w:author="Rosenberg, Joshua" w:date="2026-04-10T09:42:00Z" w16du:dateUtc="2026-04-10T13:42:00Z">
              <w:tcPr>
                <w:tcW w:w="1431" w:type="dxa"/>
              </w:tcPr>
            </w:tcPrChange>
          </w:tcPr>
          <w:p w14:paraId="1C2CAD7A" w14:textId="77777777" w:rsidR="00B7568B" w:rsidRDefault="00B7568B" w:rsidP="00B7568B">
            <w:r>
              <w:t xml:space="preserve">1 </w:t>
            </w:r>
            <w:proofErr w:type="spellStart"/>
            <w:r>
              <w:t>hr</w:t>
            </w:r>
            <w:proofErr w:type="spellEnd"/>
            <w:r>
              <w:t xml:space="preserve"> 30 mins</w:t>
            </w:r>
          </w:p>
        </w:tc>
        <w:tc>
          <w:tcPr>
            <w:tcW w:w="1255" w:type="dxa"/>
            <w:tcPrChange w:id="141" w:author="Rosenberg, Joshua" w:date="2026-04-10T09:42:00Z" w16du:dateUtc="2026-04-10T13:42:00Z">
              <w:tcPr>
                <w:tcW w:w="1283" w:type="dxa"/>
              </w:tcPr>
            </w:tcPrChange>
          </w:tcPr>
          <w:p w14:paraId="7907D8EA" w14:textId="77777777" w:rsidR="00B7568B" w:rsidRDefault="00B7568B" w:rsidP="00B7568B">
            <w:r>
              <w:t>1.3</w:t>
            </w:r>
          </w:p>
        </w:tc>
        <w:tc>
          <w:tcPr>
            <w:tcW w:w="727" w:type="dxa"/>
            <w:tcPrChange w:id="142" w:author="Rosenberg, Joshua" w:date="2026-04-10T09:42:00Z" w16du:dateUtc="2026-04-10T13:42:00Z">
              <w:tcPr>
                <w:tcW w:w="740" w:type="dxa"/>
              </w:tcPr>
            </w:tcPrChange>
          </w:tcPr>
          <w:p w14:paraId="3D1980AB" w14:textId="77777777" w:rsidR="00B7568B" w:rsidRDefault="00B7568B" w:rsidP="00B7568B">
            <w:r>
              <w:t>Flat</w:t>
            </w:r>
          </w:p>
        </w:tc>
        <w:tc>
          <w:tcPr>
            <w:tcW w:w="2313" w:type="dxa"/>
            <w:tcPrChange w:id="143" w:author="Rosenberg, Joshua" w:date="2026-04-10T09:42:00Z" w16du:dateUtc="2026-04-10T13:42:00Z">
              <w:tcPr>
                <w:tcW w:w="2370" w:type="dxa"/>
              </w:tcPr>
            </w:tcPrChange>
          </w:tcPr>
          <w:p w14:paraId="1669FD1C" w14:textId="77777777" w:rsidR="00B7568B" w:rsidRDefault="00B7568B" w:rsidP="00B7568B">
            <w:r>
              <w:t>Toddlers and Little kids</w:t>
            </w:r>
          </w:p>
        </w:tc>
      </w:tr>
      <w:tr w:rsidR="00B7568B" w14:paraId="68CA0E1E" w14:textId="77777777" w:rsidTr="00B7568B">
        <w:tc>
          <w:tcPr>
            <w:tcW w:w="1545" w:type="dxa"/>
            <w:tcPrChange w:id="144" w:author="Rosenberg, Joshua" w:date="2026-04-10T09:42:00Z" w16du:dateUtc="2026-04-10T13:42:00Z">
              <w:tcPr>
                <w:tcW w:w="1580" w:type="dxa"/>
              </w:tcPr>
            </w:tcPrChange>
          </w:tcPr>
          <w:p w14:paraId="29CE75FF" w14:textId="77777777" w:rsidR="00B7568B" w:rsidRPr="00BB5EBA" w:rsidRDefault="00B7568B" w:rsidP="00B7568B">
            <w:pPr>
              <w:pStyle w:val="Compact"/>
              <w:rPr>
                <w:rStyle w:val="bold1"/>
              </w:rPr>
            </w:pPr>
            <w:r w:rsidRPr="00BB5EBA">
              <w:rPr>
                <w:rStyle w:val="bold1"/>
              </w:rPr>
              <w:lastRenderedPageBreak/>
              <w:t>Fall Branch Falls</w:t>
            </w:r>
          </w:p>
        </w:tc>
        <w:tc>
          <w:tcPr>
            <w:tcW w:w="1687" w:type="dxa"/>
            <w:tcPrChange w:id="145" w:author="Rosenberg, Joshua" w:date="2026-04-10T09:42:00Z" w16du:dateUtc="2026-04-10T13:42:00Z">
              <w:tcPr>
                <w:tcW w:w="1727" w:type="dxa"/>
              </w:tcPr>
            </w:tcPrChange>
          </w:tcPr>
          <w:p w14:paraId="70918FE6" w14:textId="77777777" w:rsidR="00B7568B" w:rsidRDefault="00B7568B" w:rsidP="00B7568B">
            <w:r>
              <w:t>Big South Fork NRRA</w:t>
            </w:r>
          </w:p>
        </w:tc>
        <w:tc>
          <w:tcPr>
            <w:tcW w:w="1399" w:type="dxa"/>
            <w:tcPrChange w:id="146" w:author="Rosenberg, Joshua" w:date="2026-04-10T09:42:00Z" w16du:dateUtc="2026-04-10T13:42:00Z">
              <w:tcPr>
                <w:tcW w:w="1431" w:type="dxa"/>
              </w:tcPr>
            </w:tcPrChange>
          </w:tcPr>
          <w:p w14:paraId="1B4A69B6" w14:textId="77777777" w:rsidR="00B7568B" w:rsidRDefault="00B7568B" w:rsidP="00B7568B">
            <w:r>
              <w:t xml:space="preserve">1 </w:t>
            </w:r>
            <w:proofErr w:type="spellStart"/>
            <w:r>
              <w:t>hr</w:t>
            </w:r>
            <w:proofErr w:type="spellEnd"/>
            <w:r>
              <w:t xml:space="preserve"> 30 mins</w:t>
            </w:r>
          </w:p>
        </w:tc>
        <w:tc>
          <w:tcPr>
            <w:tcW w:w="1255" w:type="dxa"/>
            <w:tcPrChange w:id="147" w:author="Rosenberg, Joshua" w:date="2026-04-10T09:42:00Z" w16du:dateUtc="2026-04-10T13:42:00Z">
              <w:tcPr>
                <w:tcW w:w="1283" w:type="dxa"/>
              </w:tcPr>
            </w:tcPrChange>
          </w:tcPr>
          <w:p w14:paraId="10C62809" w14:textId="750C1508" w:rsidR="00B7568B" w:rsidRDefault="00B7568B" w:rsidP="00B7568B">
            <w:r>
              <w:t>3.</w:t>
            </w:r>
            <w:ins w:id="148" w:author="Rosenberg, Joshua" w:date="2026-04-09T16:30:00Z" w16du:dateUtc="2026-04-09T21:30:00Z">
              <w:r>
                <w:t>6</w:t>
              </w:r>
            </w:ins>
            <w:del w:id="149" w:author="Rosenberg, Joshua" w:date="2026-04-09T16:30:00Z" w16du:dateUtc="2026-04-09T21:30:00Z">
              <w:r w:rsidDel="007E71AF">
                <w:delText>7</w:delText>
              </w:r>
            </w:del>
          </w:p>
        </w:tc>
        <w:tc>
          <w:tcPr>
            <w:tcW w:w="727" w:type="dxa"/>
            <w:tcPrChange w:id="150" w:author="Rosenberg, Joshua" w:date="2026-04-10T09:42:00Z" w16du:dateUtc="2026-04-10T13:42:00Z">
              <w:tcPr>
                <w:tcW w:w="740" w:type="dxa"/>
              </w:tcPr>
            </w:tcPrChange>
          </w:tcPr>
          <w:p w14:paraId="1CFAAE99" w14:textId="77777777" w:rsidR="00B7568B" w:rsidRDefault="00B7568B" w:rsidP="00B7568B">
            <w:r>
              <w:t>Moderate</w:t>
            </w:r>
          </w:p>
        </w:tc>
        <w:tc>
          <w:tcPr>
            <w:tcW w:w="2313" w:type="dxa"/>
            <w:tcPrChange w:id="151" w:author="Rosenberg, Joshua" w:date="2026-04-10T09:42:00Z" w16du:dateUtc="2026-04-10T13:42:00Z">
              <w:tcPr>
                <w:tcW w:w="2370" w:type="dxa"/>
              </w:tcPr>
            </w:tcPrChange>
          </w:tcPr>
          <w:p w14:paraId="5808E871" w14:textId="77777777" w:rsidR="00B7568B" w:rsidRDefault="00B7568B" w:rsidP="00B7568B">
            <w:r>
              <w:t xml:space="preserve">Big kids and </w:t>
            </w:r>
            <w:proofErr w:type="gramStart"/>
            <w:r>
              <w:t>Pre-teens</w:t>
            </w:r>
            <w:proofErr w:type="gramEnd"/>
            <w:r>
              <w:t xml:space="preserve"> and older</w:t>
            </w:r>
          </w:p>
        </w:tc>
      </w:tr>
      <w:tr w:rsidR="00B7568B" w14:paraId="377CF730" w14:textId="77777777" w:rsidTr="00B7568B">
        <w:tc>
          <w:tcPr>
            <w:tcW w:w="1545" w:type="dxa"/>
            <w:tcPrChange w:id="152" w:author="Rosenberg, Joshua" w:date="2026-04-10T09:42:00Z" w16du:dateUtc="2026-04-10T13:42:00Z">
              <w:tcPr>
                <w:tcW w:w="1580" w:type="dxa"/>
              </w:tcPr>
            </w:tcPrChange>
          </w:tcPr>
          <w:p w14:paraId="68E2D5EF" w14:textId="77777777" w:rsidR="00B7568B" w:rsidRPr="00BB5EBA" w:rsidRDefault="00B7568B" w:rsidP="00B7568B">
            <w:pPr>
              <w:pStyle w:val="Compact"/>
              <w:rPr>
                <w:rStyle w:val="bold1"/>
              </w:rPr>
            </w:pPr>
            <w:r w:rsidRPr="00BB5EBA">
              <w:rPr>
                <w:rStyle w:val="bold1"/>
              </w:rPr>
              <w:t>Twin Arches</w:t>
            </w:r>
          </w:p>
        </w:tc>
        <w:tc>
          <w:tcPr>
            <w:tcW w:w="1687" w:type="dxa"/>
            <w:tcPrChange w:id="153" w:author="Rosenberg, Joshua" w:date="2026-04-10T09:42:00Z" w16du:dateUtc="2026-04-10T13:42:00Z">
              <w:tcPr>
                <w:tcW w:w="1727" w:type="dxa"/>
              </w:tcPr>
            </w:tcPrChange>
          </w:tcPr>
          <w:p w14:paraId="6136188D" w14:textId="77777777" w:rsidR="00B7568B" w:rsidRDefault="00B7568B" w:rsidP="00B7568B">
            <w:r>
              <w:t>Big South Fork NRRA</w:t>
            </w:r>
          </w:p>
        </w:tc>
        <w:tc>
          <w:tcPr>
            <w:tcW w:w="1399" w:type="dxa"/>
            <w:tcPrChange w:id="154" w:author="Rosenberg, Joshua" w:date="2026-04-10T09:42:00Z" w16du:dateUtc="2026-04-10T13:42:00Z">
              <w:tcPr>
                <w:tcW w:w="1431" w:type="dxa"/>
              </w:tcPr>
            </w:tcPrChange>
          </w:tcPr>
          <w:p w14:paraId="7358B42F" w14:textId="77777777" w:rsidR="00B7568B" w:rsidRDefault="00B7568B" w:rsidP="00B7568B">
            <w:r>
              <w:t xml:space="preserve">1 </w:t>
            </w:r>
            <w:proofErr w:type="spellStart"/>
            <w:r>
              <w:t>hr</w:t>
            </w:r>
            <w:proofErr w:type="spellEnd"/>
            <w:r>
              <w:t xml:space="preserve"> 45 mins</w:t>
            </w:r>
          </w:p>
        </w:tc>
        <w:tc>
          <w:tcPr>
            <w:tcW w:w="1255" w:type="dxa"/>
            <w:tcPrChange w:id="155" w:author="Rosenberg, Joshua" w:date="2026-04-10T09:42:00Z" w16du:dateUtc="2026-04-10T13:42:00Z">
              <w:tcPr>
                <w:tcW w:w="1283" w:type="dxa"/>
              </w:tcPr>
            </w:tcPrChange>
          </w:tcPr>
          <w:p w14:paraId="2D055C8C" w14:textId="77777777" w:rsidR="00B7568B" w:rsidRDefault="00B7568B" w:rsidP="00B7568B">
            <w:r>
              <w:t>1.2</w:t>
            </w:r>
          </w:p>
        </w:tc>
        <w:tc>
          <w:tcPr>
            <w:tcW w:w="727" w:type="dxa"/>
            <w:tcPrChange w:id="156" w:author="Rosenberg, Joshua" w:date="2026-04-10T09:42:00Z" w16du:dateUtc="2026-04-10T13:42:00Z">
              <w:tcPr>
                <w:tcW w:w="740" w:type="dxa"/>
              </w:tcPr>
            </w:tcPrChange>
          </w:tcPr>
          <w:p w14:paraId="41BC28DF" w14:textId="77777777" w:rsidR="00B7568B" w:rsidRDefault="00B7568B" w:rsidP="00B7568B">
            <w:r>
              <w:t>Moderate</w:t>
            </w:r>
          </w:p>
        </w:tc>
        <w:tc>
          <w:tcPr>
            <w:tcW w:w="2313" w:type="dxa"/>
            <w:tcPrChange w:id="157" w:author="Rosenberg, Joshua" w:date="2026-04-10T09:42:00Z" w16du:dateUtc="2026-04-10T13:42:00Z">
              <w:tcPr>
                <w:tcW w:w="2370" w:type="dxa"/>
              </w:tcPr>
            </w:tcPrChange>
          </w:tcPr>
          <w:p w14:paraId="6A78CDD3" w14:textId="77777777" w:rsidR="00B7568B" w:rsidRDefault="00B7568B" w:rsidP="00B7568B">
            <w:r>
              <w:t xml:space="preserve">Little kids and </w:t>
            </w:r>
            <w:proofErr w:type="gramStart"/>
            <w:r>
              <w:t>Big</w:t>
            </w:r>
            <w:proofErr w:type="gramEnd"/>
            <w:r>
              <w:t xml:space="preserve"> kids</w:t>
            </w:r>
          </w:p>
        </w:tc>
      </w:tr>
      <w:tr w:rsidR="00B7568B" w14:paraId="350F7D81" w14:textId="77777777" w:rsidTr="00B7568B">
        <w:tc>
          <w:tcPr>
            <w:tcW w:w="1545" w:type="dxa"/>
            <w:tcPrChange w:id="158" w:author="Rosenberg, Joshua" w:date="2026-04-10T09:42:00Z" w16du:dateUtc="2026-04-10T13:42:00Z">
              <w:tcPr>
                <w:tcW w:w="1580" w:type="dxa"/>
              </w:tcPr>
            </w:tcPrChange>
          </w:tcPr>
          <w:p w14:paraId="05219E7F" w14:textId="77777777" w:rsidR="00B7568B" w:rsidRPr="00BB5EBA" w:rsidRDefault="00B7568B" w:rsidP="00B7568B">
            <w:pPr>
              <w:pStyle w:val="Compact"/>
              <w:rPr>
                <w:rStyle w:val="bold1"/>
              </w:rPr>
            </w:pPr>
            <w:r w:rsidRPr="00BB5EBA">
              <w:rPr>
                <w:rStyle w:val="bold1"/>
              </w:rPr>
              <w:t>Angel Falls Overlook</w:t>
            </w:r>
          </w:p>
        </w:tc>
        <w:tc>
          <w:tcPr>
            <w:tcW w:w="1687" w:type="dxa"/>
            <w:tcPrChange w:id="159" w:author="Rosenberg, Joshua" w:date="2026-04-10T09:42:00Z" w16du:dateUtc="2026-04-10T13:42:00Z">
              <w:tcPr>
                <w:tcW w:w="1727" w:type="dxa"/>
              </w:tcPr>
            </w:tcPrChange>
          </w:tcPr>
          <w:p w14:paraId="75CA3278" w14:textId="77777777" w:rsidR="00B7568B" w:rsidRDefault="00B7568B" w:rsidP="00B7568B">
            <w:r>
              <w:t>Big South Fork NRRA</w:t>
            </w:r>
          </w:p>
        </w:tc>
        <w:tc>
          <w:tcPr>
            <w:tcW w:w="1399" w:type="dxa"/>
            <w:tcPrChange w:id="160" w:author="Rosenberg, Joshua" w:date="2026-04-10T09:42:00Z" w16du:dateUtc="2026-04-10T13:42:00Z">
              <w:tcPr>
                <w:tcW w:w="1431" w:type="dxa"/>
              </w:tcPr>
            </w:tcPrChange>
          </w:tcPr>
          <w:p w14:paraId="68FF189B" w14:textId="77777777" w:rsidR="00B7568B" w:rsidRDefault="00B7568B" w:rsidP="00B7568B">
            <w:r>
              <w:t xml:space="preserve">1 </w:t>
            </w:r>
            <w:proofErr w:type="spellStart"/>
            <w:r>
              <w:t>hr</w:t>
            </w:r>
            <w:proofErr w:type="spellEnd"/>
            <w:r>
              <w:t xml:space="preserve"> 30 mins</w:t>
            </w:r>
          </w:p>
        </w:tc>
        <w:tc>
          <w:tcPr>
            <w:tcW w:w="1255" w:type="dxa"/>
            <w:tcPrChange w:id="161" w:author="Rosenberg, Joshua" w:date="2026-04-10T09:42:00Z" w16du:dateUtc="2026-04-10T13:42:00Z">
              <w:tcPr>
                <w:tcW w:w="1283" w:type="dxa"/>
              </w:tcPr>
            </w:tcPrChange>
          </w:tcPr>
          <w:p w14:paraId="1D5FEB9F" w14:textId="77777777" w:rsidR="00B7568B" w:rsidRDefault="00B7568B" w:rsidP="00B7568B">
            <w:r>
              <w:t>2.8</w:t>
            </w:r>
          </w:p>
        </w:tc>
        <w:tc>
          <w:tcPr>
            <w:tcW w:w="727" w:type="dxa"/>
            <w:tcPrChange w:id="162" w:author="Rosenberg, Joshua" w:date="2026-04-10T09:42:00Z" w16du:dateUtc="2026-04-10T13:42:00Z">
              <w:tcPr>
                <w:tcW w:w="740" w:type="dxa"/>
              </w:tcPr>
            </w:tcPrChange>
          </w:tcPr>
          <w:p w14:paraId="03DEE92A" w14:textId="77777777" w:rsidR="00B7568B" w:rsidRDefault="00B7568B" w:rsidP="00B7568B">
            <w:r>
              <w:t>Gentle</w:t>
            </w:r>
          </w:p>
        </w:tc>
        <w:tc>
          <w:tcPr>
            <w:tcW w:w="2313" w:type="dxa"/>
            <w:tcPrChange w:id="163" w:author="Rosenberg, Joshua" w:date="2026-04-10T09:42:00Z" w16du:dateUtc="2026-04-10T13:42:00Z">
              <w:tcPr>
                <w:tcW w:w="2370" w:type="dxa"/>
              </w:tcPr>
            </w:tcPrChange>
          </w:tcPr>
          <w:p w14:paraId="19A39ECA" w14:textId="77777777" w:rsidR="00B7568B" w:rsidRDefault="00B7568B" w:rsidP="00B7568B">
            <w:r>
              <w:t xml:space="preserve">Little kids and </w:t>
            </w:r>
            <w:proofErr w:type="gramStart"/>
            <w:r>
              <w:t>Big</w:t>
            </w:r>
            <w:proofErr w:type="gramEnd"/>
            <w:r>
              <w:t xml:space="preserve"> kids</w:t>
            </w:r>
          </w:p>
        </w:tc>
      </w:tr>
      <w:tr w:rsidR="00B7568B" w14:paraId="4FA63018" w14:textId="77777777" w:rsidTr="00B7568B">
        <w:tc>
          <w:tcPr>
            <w:tcW w:w="1545" w:type="dxa"/>
            <w:tcPrChange w:id="164" w:author="Rosenberg, Joshua" w:date="2026-04-10T09:42:00Z" w16du:dateUtc="2026-04-10T13:42:00Z">
              <w:tcPr>
                <w:tcW w:w="1580" w:type="dxa"/>
              </w:tcPr>
            </w:tcPrChange>
          </w:tcPr>
          <w:p w14:paraId="1891A0E4" w14:textId="77777777" w:rsidR="00B7568B" w:rsidRPr="00BB5EBA" w:rsidRDefault="00B7568B" w:rsidP="00B7568B">
            <w:pPr>
              <w:pStyle w:val="Compact"/>
              <w:rPr>
                <w:rStyle w:val="bold1"/>
              </w:rPr>
            </w:pPr>
            <w:r w:rsidRPr="00BB5EBA">
              <w:rPr>
                <w:rStyle w:val="bold1"/>
              </w:rPr>
              <w:t>Honey Creek</w:t>
            </w:r>
          </w:p>
        </w:tc>
        <w:tc>
          <w:tcPr>
            <w:tcW w:w="1687" w:type="dxa"/>
            <w:tcPrChange w:id="165" w:author="Rosenberg, Joshua" w:date="2026-04-10T09:42:00Z" w16du:dateUtc="2026-04-10T13:42:00Z">
              <w:tcPr>
                <w:tcW w:w="1727" w:type="dxa"/>
              </w:tcPr>
            </w:tcPrChange>
          </w:tcPr>
          <w:p w14:paraId="25D618D5" w14:textId="77777777" w:rsidR="00B7568B" w:rsidRDefault="00B7568B" w:rsidP="00B7568B">
            <w:r>
              <w:t>Big South Fork NRRA</w:t>
            </w:r>
          </w:p>
        </w:tc>
        <w:tc>
          <w:tcPr>
            <w:tcW w:w="1399" w:type="dxa"/>
            <w:tcPrChange w:id="166" w:author="Rosenberg, Joshua" w:date="2026-04-10T09:42:00Z" w16du:dateUtc="2026-04-10T13:42:00Z">
              <w:tcPr>
                <w:tcW w:w="1431" w:type="dxa"/>
              </w:tcPr>
            </w:tcPrChange>
          </w:tcPr>
          <w:p w14:paraId="21835A3B" w14:textId="77777777" w:rsidR="00B7568B" w:rsidRDefault="00B7568B" w:rsidP="00B7568B">
            <w:r>
              <w:t xml:space="preserve">1 </w:t>
            </w:r>
            <w:proofErr w:type="spellStart"/>
            <w:r>
              <w:t>hr</w:t>
            </w:r>
            <w:proofErr w:type="spellEnd"/>
            <w:r>
              <w:t xml:space="preserve"> 30 mins</w:t>
            </w:r>
          </w:p>
        </w:tc>
        <w:tc>
          <w:tcPr>
            <w:tcW w:w="1255" w:type="dxa"/>
            <w:tcPrChange w:id="167" w:author="Rosenberg, Joshua" w:date="2026-04-10T09:42:00Z" w16du:dateUtc="2026-04-10T13:42:00Z">
              <w:tcPr>
                <w:tcW w:w="1283" w:type="dxa"/>
              </w:tcPr>
            </w:tcPrChange>
          </w:tcPr>
          <w:p w14:paraId="47293B69" w14:textId="77777777" w:rsidR="00B7568B" w:rsidRDefault="00B7568B" w:rsidP="00B7568B">
            <w:r>
              <w:t>4.4</w:t>
            </w:r>
          </w:p>
        </w:tc>
        <w:tc>
          <w:tcPr>
            <w:tcW w:w="727" w:type="dxa"/>
            <w:tcPrChange w:id="168" w:author="Rosenberg, Joshua" w:date="2026-04-10T09:42:00Z" w16du:dateUtc="2026-04-10T13:42:00Z">
              <w:tcPr>
                <w:tcW w:w="740" w:type="dxa"/>
              </w:tcPr>
            </w:tcPrChange>
          </w:tcPr>
          <w:p w14:paraId="13D90AE8" w14:textId="77777777" w:rsidR="00B7568B" w:rsidRDefault="00B7568B" w:rsidP="00B7568B">
            <w:r>
              <w:t>Steep</w:t>
            </w:r>
          </w:p>
        </w:tc>
        <w:tc>
          <w:tcPr>
            <w:tcW w:w="2313" w:type="dxa"/>
            <w:tcPrChange w:id="169" w:author="Rosenberg, Joshua" w:date="2026-04-10T09:42:00Z" w16du:dateUtc="2026-04-10T13:42:00Z">
              <w:tcPr>
                <w:tcW w:w="2370" w:type="dxa"/>
              </w:tcPr>
            </w:tcPrChange>
          </w:tcPr>
          <w:p w14:paraId="08841F01" w14:textId="77777777" w:rsidR="00B7568B" w:rsidRDefault="00B7568B" w:rsidP="00B7568B">
            <w:r>
              <w:t xml:space="preserve">Big kids and </w:t>
            </w:r>
            <w:proofErr w:type="gramStart"/>
            <w:r>
              <w:t>Pre-teens</w:t>
            </w:r>
            <w:proofErr w:type="gramEnd"/>
            <w:r>
              <w:t xml:space="preserve"> and older</w:t>
            </w:r>
          </w:p>
        </w:tc>
      </w:tr>
      <w:tr w:rsidR="00B7568B" w14:paraId="397DB8EC" w14:textId="77777777" w:rsidTr="00B7568B">
        <w:tc>
          <w:tcPr>
            <w:tcW w:w="1545" w:type="dxa"/>
            <w:tcPrChange w:id="170" w:author="Rosenberg, Joshua" w:date="2026-04-10T09:42:00Z" w16du:dateUtc="2026-04-10T13:42:00Z">
              <w:tcPr>
                <w:tcW w:w="1580" w:type="dxa"/>
              </w:tcPr>
            </w:tcPrChange>
          </w:tcPr>
          <w:p w14:paraId="6EA53A95" w14:textId="77777777" w:rsidR="00B7568B" w:rsidRPr="00BB5EBA" w:rsidRDefault="00B7568B" w:rsidP="00B7568B">
            <w:pPr>
              <w:pStyle w:val="Compact"/>
              <w:rPr>
                <w:rStyle w:val="bold1"/>
              </w:rPr>
            </w:pPr>
            <w:r w:rsidRPr="00BB5EBA">
              <w:rPr>
                <w:rStyle w:val="bold1"/>
              </w:rPr>
              <w:t>Spruce Flats Falls</w:t>
            </w:r>
          </w:p>
        </w:tc>
        <w:tc>
          <w:tcPr>
            <w:tcW w:w="1687" w:type="dxa"/>
            <w:tcPrChange w:id="171" w:author="Rosenberg, Joshua" w:date="2026-04-10T09:42:00Z" w16du:dateUtc="2026-04-10T13:42:00Z">
              <w:tcPr>
                <w:tcW w:w="1727" w:type="dxa"/>
              </w:tcPr>
            </w:tcPrChange>
          </w:tcPr>
          <w:p w14:paraId="53C547E9" w14:textId="77777777" w:rsidR="00B7568B" w:rsidRDefault="00B7568B" w:rsidP="00B7568B">
            <w:r>
              <w:t>Great Smoky Mountains NP</w:t>
            </w:r>
          </w:p>
        </w:tc>
        <w:tc>
          <w:tcPr>
            <w:tcW w:w="1399" w:type="dxa"/>
            <w:tcPrChange w:id="172" w:author="Rosenberg, Joshua" w:date="2026-04-10T09:42:00Z" w16du:dateUtc="2026-04-10T13:42:00Z">
              <w:tcPr>
                <w:tcW w:w="1431" w:type="dxa"/>
              </w:tcPr>
            </w:tcPrChange>
          </w:tcPr>
          <w:p w14:paraId="52649122" w14:textId="77777777" w:rsidR="00B7568B" w:rsidRDefault="00B7568B" w:rsidP="00B7568B">
            <w:r>
              <w:t>50 mins</w:t>
            </w:r>
          </w:p>
        </w:tc>
        <w:tc>
          <w:tcPr>
            <w:tcW w:w="1255" w:type="dxa"/>
            <w:tcPrChange w:id="173" w:author="Rosenberg, Joshua" w:date="2026-04-10T09:42:00Z" w16du:dateUtc="2026-04-10T13:42:00Z">
              <w:tcPr>
                <w:tcW w:w="1283" w:type="dxa"/>
              </w:tcPr>
            </w:tcPrChange>
          </w:tcPr>
          <w:p w14:paraId="772096DF" w14:textId="77777777" w:rsidR="00B7568B" w:rsidRDefault="00B7568B" w:rsidP="00B7568B">
            <w:r>
              <w:t>1.6</w:t>
            </w:r>
          </w:p>
        </w:tc>
        <w:tc>
          <w:tcPr>
            <w:tcW w:w="727" w:type="dxa"/>
            <w:tcPrChange w:id="174" w:author="Rosenberg, Joshua" w:date="2026-04-10T09:42:00Z" w16du:dateUtc="2026-04-10T13:42:00Z">
              <w:tcPr>
                <w:tcW w:w="740" w:type="dxa"/>
              </w:tcPr>
            </w:tcPrChange>
          </w:tcPr>
          <w:p w14:paraId="3848DAD4" w14:textId="77777777" w:rsidR="00B7568B" w:rsidRDefault="00B7568B" w:rsidP="00B7568B">
            <w:r>
              <w:t>Moderate</w:t>
            </w:r>
          </w:p>
        </w:tc>
        <w:tc>
          <w:tcPr>
            <w:tcW w:w="2313" w:type="dxa"/>
            <w:tcPrChange w:id="175" w:author="Rosenberg, Joshua" w:date="2026-04-10T09:42:00Z" w16du:dateUtc="2026-04-10T13:42:00Z">
              <w:tcPr>
                <w:tcW w:w="2370" w:type="dxa"/>
              </w:tcPr>
            </w:tcPrChange>
          </w:tcPr>
          <w:p w14:paraId="5DFFCD8E" w14:textId="77777777" w:rsidR="00B7568B" w:rsidRDefault="00B7568B" w:rsidP="00B7568B">
            <w:r>
              <w:t xml:space="preserve">Big kids and </w:t>
            </w:r>
            <w:proofErr w:type="gramStart"/>
            <w:r>
              <w:t>Pre-teens</w:t>
            </w:r>
            <w:proofErr w:type="gramEnd"/>
            <w:r>
              <w:t xml:space="preserve"> and older</w:t>
            </w:r>
          </w:p>
        </w:tc>
      </w:tr>
      <w:tr w:rsidR="00B7568B" w14:paraId="2EEB32B1" w14:textId="77777777" w:rsidTr="00B7568B">
        <w:tc>
          <w:tcPr>
            <w:tcW w:w="1545" w:type="dxa"/>
            <w:tcPrChange w:id="176" w:author="Rosenberg, Joshua" w:date="2026-04-10T09:42:00Z" w16du:dateUtc="2026-04-10T13:42:00Z">
              <w:tcPr>
                <w:tcW w:w="1580" w:type="dxa"/>
              </w:tcPr>
            </w:tcPrChange>
          </w:tcPr>
          <w:p w14:paraId="5EBA9EF4" w14:textId="77777777" w:rsidR="00B7568B" w:rsidRPr="00BB5EBA" w:rsidRDefault="00B7568B" w:rsidP="00B7568B">
            <w:pPr>
              <w:pStyle w:val="Compact"/>
              <w:rPr>
                <w:rStyle w:val="bold1"/>
              </w:rPr>
            </w:pPr>
            <w:r w:rsidRPr="00BB5EBA">
              <w:rPr>
                <w:rStyle w:val="bold1"/>
              </w:rPr>
              <w:t>Little River</w:t>
            </w:r>
          </w:p>
        </w:tc>
        <w:tc>
          <w:tcPr>
            <w:tcW w:w="1687" w:type="dxa"/>
            <w:tcPrChange w:id="177" w:author="Rosenberg, Joshua" w:date="2026-04-10T09:42:00Z" w16du:dateUtc="2026-04-10T13:42:00Z">
              <w:tcPr>
                <w:tcW w:w="1727" w:type="dxa"/>
              </w:tcPr>
            </w:tcPrChange>
          </w:tcPr>
          <w:p w14:paraId="3870EA41" w14:textId="77777777" w:rsidR="00B7568B" w:rsidRDefault="00B7568B" w:rsidP="00B7568B">
            <w:r>
              <w:t>Great Smoky Mountains NP</w:t>
            </w:r>
          </w:p>
        </w:tc>
        <w:tc>
          <w:tcPr>
            <w:tcW w:w="1399" w:type="dxa"/>
            <w:tcPrChange w:id="178" w:author="Rosenberg, Joshua" w:date="2026-04-10T09:42:00Z" w16du:dateUtc="2026-04-10T13:42:00Z">
              <w:tcPr>
                <w:tcW w:w="1431" w:type="dxa"/>
              </w:tcPr>
            </w:tcPrChange>
          </w:tcPr>
          <w:p w14:paraId="5ED7A3DE" w14:textId="77777777" w:rsidR="00B7568B" w:rsidRDefault="00B7568B" w:rsidP="00B7568B">
            <w:r>
              <w:t>1 hour</w:t>
            </w:r>
          </w:p>
        </w:tc>
        <w:tc>
          <w:tcPr>
            <w:tcW w:w="1255" w:type="dxa"/>
            <w:tcPrChange w:id="179" w:author="Rosenberg, Joshua" w:date="2026-04-10T09:42:00Z" w16du:dateUtc="2026-04-10T13:42:00Z">
              <w:tcPr>
                <w:tcW w:w="1283" w:type="dxa"/>
              </w:tcPr>
            </w:tcPrChange>
          </w:tcPr>
          <w:p w14:paraId="11B656D7" w14:textId="77777777" w:rsidR="00B7568B" w:rsidRDefault="00B7568B" w:rsidP="00B7568B">
            <w:r>
              <w:t>5.5</w:t>
            </w:r>
          </w:p>
        </w:tc>
        <w:tc>
          <w:tcPr>
            <w:tcW w:w="727" w:type="dxa"/>
            <w:tcPrChange w:id="180" w:author="Rosenberg, Joshua" w:date="2026-04-10T09:42:00Z" w16du:dateUtc="2026-04-10T13:42:00Z">
              <w:tcPr>
                <w:tcW w:w="740" w:type="dxa"/>
              </w:tcPr>
            </w:tcPrChange>
          </w:tcPr>
          <w:p w14:paraId="1B2E2BC2" w14:textId="77777777" w:rsidR="00B7568B" w:rsidRDefault="00B7568B" w:rsidP="00B7568B">
            <w:r>
              <w:t>Moderate</w:t>
            </w:r>
          </w:p>
        </w:tc>
        <w:tc>
          <w:tcPr>
            <w:tcW w:w="2313" w:type="dxa"/>
            <w:tcPrChange w:id="181" w:author="Rosenberg, Joshua" w:date="2026-04-10T09:42:00Z" w16du:dateUtc="2026-04-10T13:42:00Z">
              <w:tcPr>
                <w:tcW w:w="2370" w:type="dxa"/>
              </w:tcPr>
            </w:tcPrChange>
          </w:tcPr>
          <w:p w14:paraId="5551670D" w14:textId="77777777" w:rsidR="00B7568B" w:rsidRDefault="00B7568B" w:rsidP="00B7568B">
            <w:r>
              <w:t xml:space="preserve">Little kids, </w:t>
            </w:r>
            <w:proofErr w:type="gramStart"/>
            <w:r>
              <w:t>Big</w:t>
            </w:r>
            <w:proofErr w:type="gramEnd"/>
            <w:r>
              <w:t xml:space="preserve"> kids, and </w:t>
            </w:r>
            <w:proofErr w:type="gramStart"/>
            <w:r>
              <w:t>Pre-teens</w:t>
            </w:r>
            <w:proofErr w:type="gramEnd"/>
            <w:r>
              <w:t xml:space="preserve"> and older</w:t>
            </w:r>
          </w:p>
        </w:tc>
      </w:tr>
      <w:tr w:rsidR="00B7568B" w14:paraId="7853DD20" w14:textId="77777777" w:rsidTr="00B7568B">
        <w:tc>
          <w:tcPr>
            <w:tcW w:w="1545" w:type="dxa"/>
            <w:tcPrChange w:id="182" w:author="Rosenberg, Joshua" w:date="2026-04-10T09:42:00Z" w16du:dateUtc="2026-04-10T13:42:00Z">
              <w:tcPr>
                <w:tcW w:w="1580" w:type="dxa"/>
              </w:tcPr>
            </w:tcPrChange>
          </w:tcPr>
          <w:p w14:paraId="19179A0C" w14:textId="77777777" w:rsidR="00B7568B" w:rsidRPr="00BB5EBA" w:rsidRDefault="00B7568B" w:rsidP="00B7568B">
            <w:pPr>
              <w:pStyle w:val="Compact"/>
              <w:rPr>
                <w:rStyle w:val="bold1"/>
              </w:rPr>
            </w:pPr>
            <w:r w:rsidRPr="00BB5EBA">
              <w:rPr>
                <w:rStyle w:val="bold1"/>
              </w:rPr>
              <w:lastRenderedPageBreak/>
              <w:t>Mouse Creek</w:t>
            </w:r>
          </w:p>
        </w:tc>
        <w:tc>
          <w:tcPr>
            <w:tcW w:w="1687" w:type="dxa"/>
            <w:tcPrChange w:id="183" w:author="Rosenberg, Joshua" w:date="2026-04-10T09:42:00Z" w16du:dateUtc="2026-04-10T13:42:00Z">
              <w:tcPr>
                <w:tcW w:w="1727" w:type="dxa"/>
              </w:tcPr>
            </w:tcPrChange>
          </w:tcPr>
          <w:p w14:paraId="397D743C" w14:textId="77777777" w:rsidR="00B7568B" w:rsidRDefault="00B7568B" w:rsidP="00B7568B">
            <w:r>
              <w:t>Great Smoky Mountains NP</w:t>
            </w:r>
          </w:p>
        </w:tc>
        <w:tc>
          <w:tcPr>
            <w:tcW w:w="1399" w:type="dxa"/>
            <w:tcPrChange w:id="184" w:author="Rosenberg, Joshua" w:date="2026-04-10T09:42:00Z" w16du:dateUtc="2026-04-10T13:42:00Z">
              <w:tcPr>
                <w:tcW w:w="1431" w:type="dxa"/>
              </w:tcPr>
            </w:tcPrChange>
          </w:tcPr>
          <w:p w14:paraId="1CE0EC47" w14:textId="77777777" w:rsidR="00B7568B" w:rsidRDefault="00B7568B" w:rsidP="00B7568B">
            <w:r>
              <w:t xml:space="preserve">1 </w:t>
            </w:r>
            <w:proofErr w:type="spellStart"/>
            <w:r>
              <w:t>hr</w:t>
            </w:r>
            <w:proofErr w:type="spellEnd"/>
            <w:r>
              <w:t xml:space="preserve"> 5 mins</w:t>
            </w:r>
          </w:p>
        </w:tc>
        <w:tc>
          <w:tcPr>
            <w:tcW w:w="1255" w:type="dxa"/>
            <w:tcPrChange w:id="185" w:author="Rosenberg, Joshua" w:date="2026-04-10T09:42:00Z" w16du:dateUtc="2026-04-10T13:42:00Z">
              <w:tcPr>
                <w:tcW w:w="1283" w:type="dxa"/>
              </w:tcPr>
            </w:tcPrChange>
          </w:tcPr>
          <w:p w14:paraId="7BD52865" w14:textId="77777777" w:rsidR="00B7568B" w:rsidRDefault="00B7568B" w:rsidP="00B7568B">
            <w:r>
              <w:t>4.0</w:t>
            </w:r>
          </w:p>
        </w:tc>
        <w:tc>
          <w:tcPr>
            <w:tcW w:w="727" w:type="dxa"/>
            <w:tcPrChange w:id="186" w:author="Rosenberg, Joshua" w:date="2026-04-10T09:42:00Z" w16du:dateUtc="2026-04-10T13:42:00Z">
              <w:tcPr>
                <w:tcW w:w="740" w:type="dxa"/>
              </w:tcPr>
            </w:tcPrChange>
          </w:tcPr>
          <w:p w14:paraId="3B7BAB45" w14:textId="77777777" w:rsidR="00B7568B" w:rsidRDefault="00B7568B" w:rsidP="00B7568B">
            <w:r>
              <w:t>Moderate</w:t>
            </w:r>
          </w:p>
        </w:tc>
        <w:tc>
          <w:tcPr>
            <w:tcW w:w="2313" w:type="dxa"/>
            <w:tcPrChange w:id="187" w:author="Rosenberg, Joshua" w:date="2026-04-10T09:42:00Z" w16du:dateUtc="2026-04-10T13:42:00Z">
              <w:tcPr>
                <w:tcW w:w="2370" w:type="dxa"/>
              </w:tcPr>
            </w:tcPrChange>
          </w:tcPr>
          <w:p w14:paraId="12664438" w14:textId="77777777" w:rsidR="00B7568B" w:rsidRDefault="00B7568B" w:rsidP="00B7568B">
            <w:r>
              <w:t xml:space="preserve">Little kids and </w:t>
            </w:r>
            <w:proofErr w:type="gramStart"/>
            <w:r>
              <w:t>Big</w:t>
            </w:r>
            <w:proofErr w:type="gramEnd"/>
            <w:r>
              <w:t xml:space="preserve"> kids</w:t>
            </w:r>
          </w:p>
        </w:tc>
      </w:tr>
      <w:tr w:rsidR="00B7568B" w14:paraId="12ED8F27" w14:textId="77777777" w:rsidTr="00B7568B">
        <w:tc>
          <w:tcPr>
            <w:tcW w:w="1545" w:type="dxa"/>
            <w:tcPrChange w:id="188" w:author="Rosenberg, Joshua" w:date="2026-04-10T09:42:00Z" w16du:dateUtc="2026-04-10T13:42:00Z">
              <w:tcPr>
                <w:tcW w:w="1580" w:type="dxa"/>
              </w:tcPr>
            </w:tcPrChange>
          </w:tcPr>
          <w:p w14:paraId="5A512B93" w14:textId="77777777" w:rsidR="00B7568B" w:rsidRPr="00BB5EBA" w:rsidRDefault="00B7568B" w:rsidP="00B7568B">
            <w:pPr>
              <w:pStyle w:val="Compact"/>
              <w:rPr>
                <w:rStyle w:val="bold1"/>
              </w:rPr>
            </w:pPr>
            <w:r w:rsidRPr="00BB5EBA">
              <w:rPr>
                <w:rStyle w:val="bold1"/>
              </w:rPr>
              <w:t>Middle Prong</w:t>
            </w:r>
          </w:p>
        </w:tc>
        <w:tc>
          <w:tcPr>
            <w:tcW w:w="1687" w:type="dxa"/>
            <w:tcPrChange w:id="189" w:author="Rosenberg, Joshua" w:date="2026-04-10T09:42:00Z" w16du:dateUtc="2026-04-10T13:42:00Z">
              <w:tcPr>
                <w:tcW w:w="1727" w:type="dxa"/>
              </w:tcPr>
            </w:tcPrChange>
          </w:tcPr>
          <w:p w14:paraId="77018569" w14:textId="77777777" w:rsidR="00B7568B" w:rsidRDefault="00B7568B" w:rsidP="00B7568B">
            <w:r>
              <w:t>Great Smoky Mountains NP</w:t>
            </w:r>
          </w:p>
        </w:tc>
        <w:tc>
          <w:tcPr>
            <w:tcW w:w="1399" w:type="dxa"/>
            <w:tcPrChange w:id="190" w:author="Rosenberg, Joshua" w:date="2026-04-10T09:42:00Z" w16du:dateUtc="2026-04-10T13:42:00Z">
              <w:tcPr>
                <w:tcW w:w="1431" w:type="dxa"/>
              </w:tcPr>
            </w:tcPrChange>
          </w:tcPr>
          <w:p w14:paraId="1067F346" w14:textId="77777777" w:rsidR="00B7568B" w:rsidRDefault="00B7568B" w:rsidP="00B7568B">
            <w:r>
              <w:t xml:space="preserve">1 </w:t>
            </w:r>
            <w:proofErr w:type="spellStart"/>
            <w:r>
              <w:t>hr</w:t>
            </w:r>
            <w:proofErr w:type="spellEnd"/>
            <w:r>
              <w:t xml:space="preserve"> 5 mins</w:t>
            </w:r>
          </w:p>
        </w:tc>
        <w:tc>
          <w:tcPr>
            <w:tcW w:w="1255" w:type="dxa"/>
            <w:tcPrChange w:id="191" w:author="Rosenberg, Joshua" w:date="2026-04-10T09:42:00Z" w16du:dateUtc="2026-04-10T13:42:00Z">
              <w:tcPr>
                <w:tcW w:w="1283" w:type="dxa"/>
              </w:tcPr>
            </w:tcPrChange>
          </w:tcPr>
          <w:p w14:paraId="7EEC8E15" w14:textId="77777777" w:rsidR="00B7568B" w:rsidRDefault="00B7568B" w:rsidP="00B7568B">
            <w:r>
              <w:t>7.6</w:t>
            </w:r>
          </w:p>
        </w:tc>
        <w:tc>
          <w:tcPr>
            <w:tcW w:w="727" w:type="dxa"/>
            <w:tcPrChange w:id="192" w:author="Rosenberg, Joshua" w:date="2026-04-10T09:42:00Z" w16du:dateUtc="2026-04-10T13:42:00Z">
              <w:tcPr>
                <w:tcW w:w="740" w:type="dxa"/>
              </w:tcPr>
            </w:tcPrChange>
          </w:tcPr>
          <w:p w14:paraId="5413AAAC" w14:textId="77777777" w:rsidR="00B7568B" w:rsidRDefault="00B7568B" w:rsidP="00B7568B">
            <w:r>
              <w:t>Moderate</w:t>
            </w:r>
          </w:p>
        </w:tc>
        <w:tc>
          <w:tcPr>
            <w:tcW w:w="2313" w:type="dxa"/>
            <w:tcPrChange w:id="193" w:author="Rosenberg, Joshua" w:date="2026-04-10T09:42:00Z" w16du:dateUtc="2026-04-10T13:42:00Z">
              <w:tcPr>
                <w:tcW w:w="2370" w:type="dxa"/>
              </w:tcPr>
            </w:tcPrChange>
          </w:tcPr>
          <w:p w14:paraId="118769AB" w14:textId="77777777" w:rsidR="00B7568B" w:rsidRDefault="00B7568B" w:rsidP="00B7568B">
            <w:r>
              <w:t>All ages</w:t>
            </w:r>
          </w:p>
        </w:tc>
      </w:tr>
      <w:tr w:rsidR="00B7568B" w14:paraId="4C8FE5CB" w14:textId="77777777" w:rsidTr="00B7568B">
        <w:tc>
          <w:tcPr>
            <w:tcW w:w="1545" w:type="dxa"/>
            <w:tcPrChange w:id="194" w:author="Rosenberg, Joshua" w:date="2026-04-10T09:42:00Z" w16du:dateUtc="2026-04-10T13:42:00Z">
              <w:tcPr>
                <w:tcW w:w="1580" w:type="dxa"/>
              </w:tcPr>
            </w:tcPrChange>
          </w:tcPr>
          <w:p w14:paraId="2442B318" w14:textId="77777777" w:rsidR="00B7568B" w:rsidRPr="00BB5EBA" w:rsidRDefault="00B7568B" w:rsidP="00B7568B">
            <w:pPr>
              <w:pStyle w:val="Compact"/>
              <w:rPr>
                <w:rStyle w:val="bold1"/>
              </w:rPr>
            </w:pPr>
            <w:r w:rsidRPr="00BB5EBA">
              <w:rPr>
                <w:rStyle w:val="bold1"/>
              </w:rPr>
              <w:t>Abrams Creek</w:t>
            </w:r>
          </w:p>
        </w:tc>
        <w:tc>
          <w:tcPr>
            <w:tcW w:w="1687" w:type="dxa"/>
            <w:tcPrChange w:id="195" w:author="Rosenberg, Joshua" w:date="2026-04-10T09:42:00Z" w16du:dateUtc="2026-04-10T13:42:00Z">
              <w:tcPr>
                <w:tcW w:w="1727" w:type="dxa"/>
              </w:tcPr>
            </w:tcPrChange>
          </w:tcPr>
          <w:p w14:paraId="2DDD6B9F" w14:textId="77777777" w:rsidR="00B7568B" w:rsidRDefault="00B7568B" w:rsidP="00B7568B">
            <w:r>
              <w:t>Great Smoky Mountains NP</w:t>
            </w:r>
          </w:p>
        </w:tc>
        <w:tc>
          <w:tcPr>
            <w:tcW w:w="1399" w:type="dxa"/>
            <w:tcPrChange w:id="196" w:author="Rosenberg, Joshua" w:date="2026-04-10T09:42:00Z" w16du:dateUtc="2026-04-10T13:42:00Z">
              <w:tcPr>
                <w:tcW w:w="1431" w:type="dxa"/>
              </w:tcPr>
            </w:tcPrChange>
          </w:tcPr>
          <w:p w14:paraId="22768CAE" w14:textId="77777777" w:rsidR="00B7568B" w:rsidRDefault="00B7568B" w:rsidP="00B7568B">
            <w:r>
              <w:t>55 mins</w:t>
            </w:r>
          </w:p>
        </w:tc>
        <w:tc>
          <w:tcPr>
            <w:tcW w:w="1255" w:type="dxa"/>
            <w:tcPrChange w:id="197" w:author="Rosenberg, Joshua" w:date="2026-04-10T09:42:00Z" w16du:dateUtc="2026-04-10T13:42:00Z">
              <w:tcPr>
                <w:tcW w:w="1283" w:type="dxa"/>
              </w:tcPr>
            </w:tcPrChange>
          </w:tcPr>
          <w:p w14:paraId="38FFA17D" w14:textId="7AC0D73F" w:rsidR="00B7568B" w:rsidRDefault="00B7568B" w:rsidP="00B7568B">
            <w:r>
              <w:t>5.</w:t>
            </w:r>
            <w:ins w:id="198" w:author="Rosenberg, Joshua" w:date="2026-04-09T16:26:00Z" w16du:dateUtc="2026-04-09T21:26:00Z">
              <w:r>
                <w:t>6</w:t>
              </w:r>
            </w:ins>
            <w:del w:id="199" w:author="Rosenberg, Joshua" w:date="2026-04-09T16:26:00Z" w16du:dateUtc="2026-04-09T21:26:00Z">
              <w:r w:rsidDel="0027386F">
                <w:delText>8</w:delText>
              </w:r>
            </w:del>
          </w:p>
        </w:tc>
        <w:tc>
          <w:tcPr>
            <w:tcW w:w="727" w:type="dxa"/>
            <w:tcPrChange w:id="200" w:author="Rosenberg, Joshua" w:date="2026-04-10T09:42:00Z" w16du:dateUtc="2026-04-10T13:42:00Z">
              <w:tcPr>
                <w:tcW w:w="740" w:type="dxa"/>
              </w:tcPr>
            </w:tcPrChange>
          </w:tcPr>
          <w:p w14:paraId="41E30DAE" w14:textId="77777777" w:rsidR="00B7568B" w:rsidRDefault="00B7568B" w:rsidP="00B7568B">
            <w:r>
              <w:t>Moderate</w:t>
            </w:r>
          </w:p>
        </w:tc>
        <w:tc>
          <w:tcPr>
            <w:tcW w:w="2313" w:type="dxa"/>
            <w:tcPrChange w:id="201" w:author="Rosenberg, Joshua" w:date="2026-04-10T09:42:00Z" w16du:dateUtc="2026-04-10T13:42:00Z">
              <w:tcPr>
                <w:tcW w:w="2370" w:type="dxa"/>
              </w:tcPr>
            </w:tcPrChange>
          </w:tcPr>
          <w:p w14:paraId="3E909AD0" w14:textId="77777777" w:rsidR="00B7568B" w:rsidRDefault="00B7568B" w:rsidP="00B7568B">
            <w:r>
              <w:t>All ages</w:t>
            </w:r>
          </w:p>
        </w:tc>
      </w:tr>
      <w:tr w:rsidR="00B7568B" w14:paraId="2BDC51B7" w14:textId="77777777" w:rsidTr="00B7568B">
        <w:tc>
          <w:tcPr>
            <w:tcW w:w="1545" w:type="dxa"/>
            <w:tcPrChange w:id="202" w:author="Rosenberg, Joshua" w:date="2026-04-10T09:42:00Z" w16du:dateUtc="2026-04-10T13:42:00Z">
              <w:tcPr>
                <w:tcW w:w="1580" w:type="dxa"/>
              </w:tcPr>
            </w:tcPrChange>
          </w:tcPr>
          <w:p w14:paraId="1ABAA371" w14:textId="77777777" w:rsidR="00B7568B" w:rsidRPr="00BB5EBA" w:rsidRDefault="00B7568B" w:rsidP="00B7568B">
            <w:pPr>
              <w:pStyle w:val="Compact"/>
              <w:rPr>
                <w:rStyle w:val="bold1"/>
              </w:rPr>
            </w:pPr>
            <w:r w:rsidRPr="00BB5EBA">
              <w:rPr>
                <w:rStyle w:val="bold1"/>
              </w:rPr>
              <w:t>Look Rock</w:t>
            </w:r>
          </w:p>
        </w:tc>
        <w:tc>
          <w:tcPr>
            <w:tcW w:w="1687" w:type="dxa"/>
            <w:tcPrChange w:id="203" w:author="Rosenberg, Joshua" w:date="2026-04-10T09:42:00Z" w16du:dateUtc="2026-04-10T13:42:00Z">
              <w:tcPr>
                <w:tcW w:w="1727" w:type="dxa"/>
              </w:tcPr>
            </w:tcPrChange>
          </w:tcPr>
          <w:p w14:paraId="051CE8F7" w14:textId="77777777" w:rsidR="00B7568B" w:rsidRDefault="00B7568B" w:rsidP="00B7568B">
            <w:r>
              <w:t>Great Smoky Mountains NP</w:t>
            </w:r>
          </w:p>
        </w:tc>
        <w:tc>
          <w:tcPr>
            <w:tcW w:w="1399" w:type="dxa"/>
            <w:tcPrChange w:id="204" w:author="Rosenberg, Joshua" w:date="2026-04-10T09:42:00Z" w16du:dateUtc="2026-04-10T13:42:00Z">
              <w:tcPr>
                <w:tcW w:w="1431" w:type="dxa"/>
              </w:tcPr>
            </w:tcPrChange>
          </w:tcPr>
          <w:p w14:paraId="41220713" w14:textId="77777777" w:rsidR="00B7568B" w:rsidRDefault="00B7568B" w:rsidP="00B7568B">
            <w:r>
              <w:t>45 mins</w:t>
            </w:r>
          </w:p>
        </w:tc>
        <w:tc>
          <w:tcPr>
            <w:tcW w:w="1255" w:type="dxa"/>
            <w:tcPrChange w:id="205" w:author="Rosenberg, Joshua" w:date="2026-04-10T09:42:00Z" w16du:dateUtc="2026-04-10T13:42:00Z">
              <w:tcPr>
                <w:tcW w:w="1283" w:type="dxa"/>
              </w:tcPr>
            </w:tcPrChange>
          </w:tcPr>
          <w:p w14:paraId="51763859" w14:textId="4B6A49A9" w:rsidR="00B7568B" w:rsidRDefault="00B7568B" w:rsidP="00B7568B">
            <w:ins w:id="206" w:author="Rosenberg, Joshua" w:date="2026-04-09T16:27:00Z" w16du:dateUtc="2026-04-09T21:27:00Z">
              <w:r>
                <w:t>1.0</w:t>
              </w:r>
            </w:ins>
            <w:del w:id="207" w:author="Rosenberg, Joshua" w:date="2026-04-09T16:27:00Z" w16du:dateUtc="2026-04-09T21:27:00Z">
              <w:r w:rsidDel="009340AA">
                <w:delText>0.6</w:delText>
              </w:r>
            </w:del>
          </w:p>
        </w:tc>
        <w:tc>
          <w:tcPr>
            <w:tcW w:w="727" w:type="dxa"/>
            <w:tcPrChange w:id="208" w:author="Rosenberg, Joshua" w:date="2026-04-10T09:42:00Z" w16du:dateUtc="2026-04-10T13:42:00Z">
              <w:tcPr>
                <w:tcW w:w="740" w:type="dxa"/>
              </w:tcPr>
            </w:tcPrChange>
          </w:tcPr>
          <w:p w14:paraId="3F5C7D02" w14:textId="77777777" w:rsidR="00B7568B" w:rsidRDefault="00B7568B" w:rsidP="00B7568B">
            <w:r>
              <w:t>Moderate</w:t>
            </w:r>
          </w:p>
        </w:tc>
        <w:tc>
          <w:tcPr>
            <w:tcW w:w="2313" w:type="dxa"/>
            <w:tcPrChange w:id="209" w:author="Rosenberg, Joshua" w:date="2026-04-10T09:42:00Z" w16du:dateUtc="2026-04-10T13:42:00Z">
              <w:tcPr>
                <w:tcW w:w="2370" w:type="dxa"/>
              </w:tcPr>
            </w:tcPrChange>
          </w:tcPr>
          <w:p w14:paraId="5A3484ED" w14:textId="77777777" w:rsidR="00B7568B" w:rsidRDefault="00B7568B" w:rsidP="00B7568B">
            <w:r>
              <w:t>Toddlers and Little kids</w:t>
            </w:r>
          </w:p>
        </w:tc>
      </w:tr>
      <w:tr w:rsidR="00B7568B" w14:paraId="32B6F257" w14:textId="77777777" w:rsidTr="00B7568B">
        <w:tc>
          <w:tcPr>
            <w:tcW w:w="1545" w:type="dxa"/>
            <w:tcPrChange w:id="210" w:author="Rosenberg, Joshua" w:date="2026-04-10T09:42:00Z" w16du:dateUtc="2026-04-10T13:42:00Z">
              <w:tcPr>
                <w:tcW w:w="1580" w:type="dxa"/>
              </w:tcPr>
            </w:tcPrChange>
          </w:tcPr>
          <w:p w14:paraId="758BD4A3" w14:textId="77777777" w:rsidR="00B7568B" w:rsidRPr="00BB5EBA" w:rsidRDefault="00B7568B" w:rsidP="00B7568B">
            <w:pPr>
              <w:pStyle w:val="Compact"/>
              <w:rPr>
                <w:rStyle w:val="bold1"/>
              </w:rPr>
            </w:pPr>
            <w:r w:rsidRPr="00BB5EBA">
              <w:rPr>
                <w:rStyle w:val="bold1"/>
              </w:rPr>
              <w:t>Chestnut Top</w:t>
            </w:r>
          </w:p>
        </w:tc>
        <w:tc>
          <w:tcPr>
            <w:tcW w:w="1687" w:type="dxa"/>
            <w:tcPrChange w:id="211" w:author="Rosenberg, Joshua" w:date="2026-04-10T09:42:00Z" w16du:dateUtc="2026-04-10T13:42:00Z">
              <w:tcPr>
                <w:tcW w:w="1727" w:type="dxa"/>
              </w:tcPr>
            </w:tcPrChange>
          </w:tcPr>
          <w:p w14:paraId="106964AF" w14:textId="77777777" w:rsidR="00B7568B" w:rsidRDefault="00B7568B" w:rsidP="00B7568B">
            <w:r>
              <w:t>Great Smoky Mountains NP</w:t>
            </w:r>
          </w:p>
        </w:tc>
        <w:tc>
          <w:tcPr>
            <w:tcW w:w="1399" w:type="dxa"/>
            <w:tcPrChange w:id="212" w:author="Rosenberg, Joshua" w:date="2026-04-10T09:42:00Z" w16du:dateUtc="2026-04-10T13:42:00Z">
              <w:tcPr>
                <w:tcW w:w="1431" w:type="dxa"/>
              </w:tcPr>
            </w:tcPrChange>
          </w:tcPr>
          <w:p w14:paraId="36483D9B" w14:textId="77777777" w:rsidR="00B7568B" w:rsidRDefault="00B7568B" w:rsidP="00B7568B">
            <w:r>
              <w:t>45 mins</w:t>
            </w:r>
          </w:p>
        </w:tc>
        <w:tc>
          <w:tcPr>
            <w:tcW w:w="1255" w:type="dxa"/>
            <w:tcPrChange w:id="213" w:author="Rosenberg, Joshua" w:date="2026-04-10T09:42:00Z" w16du:dateUtc="2026-04-10T13:42:00Z">
              <w:tcPr>
                <w:tcW w:w="1283" w:type="dxa"/>
              </w:tcPr>
            </w:tcPrChange>
          </w:tcPr>
          <w:p w14:paraId="0C702759" w14:textId="77777777" w:rsidR="00B7568B" w:rsidRDefault="00B7568B" w:rsidP="00B7568B">
            <w:r>
              <w:t>2.6</w:t>
            </w:r>
          </w:p>
        </w:tc>
        <w:tc>
          <w:tcPr>
            <w:tcW w:w="727" w:type="dxa"/>
            <w:tcPrChange w:id="214" w:author="Rosenberg, Joshua" w:date="2026-04-10T09:42:00Z" w16du:dateUtc="2026-04-10T13:42:00Z">
              <w:tcPr>
                <w:tcW w:w="740" w:type="dxa"/>
              </w:tcPr>
            </w:tcPrChange>
          </w:tcPr>
          <w:p w14:paraId="45A2321C" w14:textId="77777777" w:rsidR="00B7568B" w:rsidRDefault="00B7568B" w:rsidP="00B7568B">
            <w:r>
              <w:t>Steep</w:t>
            </w:r>
          </w:p>
        </w:tc>
        <w:tc>
          <w:tcPr>
            <w:tcW w:w="2313" w:type="dxa"/>
            <w:tcPrChange w:id="215" w:author="Rosenberg, Joshua" w:date="2026-04-10T09:42:00Z" w16du:dateUtc="2026-04-10T13:42:00Z">
              <w:tcPr>
                <w:tcW w:w="2370" w:type="dxa"/>
              </w:tcPr>
            </w:tcPrChange>
          </w:tcPr>
          <w:p w14:paraId="7A693F86" w14:textId="77777777" w:rsidR="00B7568B" w:rsidRDefault="00B7568B" w:rsidP="00B7568B">
            <w:r>
              <w:t>Big kids</w:t>
            </w:r>
          </w:p>
        </w:tc>
      </w:tr>
      <w:tr w:rsidR="00B7568B" w14:paraId="000A9972" w14:textId="77777777" w:rsidTr="00B7568B">
        <w:tc>
          <w:tcPr>
            <w:tcW w:w="1545" w:type="dxa"/>
            <w:tcPrChange w:id="216" w:author="Rosenberg, Joshua" w:date="2026-04-10T09:42:00Z" w16du:dateUtc="2026-04-10T13:42:00Z">
              <w:tcPr>
                <w:tcW w:w="1580" w:type="dxa"/>
              </w:tcPr>
            </w:tcPrChange>
          </w:tcPr>
          <w:p w14:paraId="37C54B48" w14:textId="77777777" w:rsidR="00B7568B" w:rsidRPr="00BB5EBA" w:rsidRDefault="00B7568B" w:rsidP="00B7568B">
            <w:pPr>
              <w:pStyle w:val="Compact"/>
              <w:rPr>
                <w:rStyle w:val="bold1"/>
              </w:rPr>
            </w:pPr>
            <w:r w:rsidRPr="00BB5EBA">
              <w:rPr>
                <w:rStyle w:val="bold1"/>
              </w:rPr>
              <w:t>Abrams Falls</w:t>
            </w:r>
          </w:p>
        </w:tc>
        <w:tc>
          <w:tcPr>
            <w:tcW w:w="1687" w:type="dxa"/>
            <w:tcPrChange w:id="217" w:author="Rosenberg, Joshua" w:date="2026-04-10T09:42:00Z" w16du:dateUtc="2026-04-10T13:42:00Z">
              <w:tcPr>
                <w:tcW w:w="1727" w:type="dxa"/>
              </w:tcPr>
            </w:tcPrChange>
          </w:tcPr>
          <w:p w14:paraId="26E5DDE7" w14:textId="77777777" w:rsidR="00B7568B" w:rsidRDefault="00B7568B" w:rsidP="00B7568B">
            <w:r>
              <w:t>Great Smoky Mountains NP</w:t>
            </w:r>
          </w:p>
        </w:tc>
        <w:tc>
          <w:tcPr>
            <w:tcW w:w="1399" w:type="dxa"/>
            <w:tcPrChange w:id="218" w:author="Rosenberg, Joshua" w:date="2026-04-10T09:42:00Z" w16du:dateUtc="2026-04-10T13:42:00Z">
              <w:tcPr>
                <w:tcW w:w="1431" w:type="dxa"/>
              </w:tcPr>
            </w:tcPrChange>
          </w:tcPr>
          <w:p w14:paraId="5B7EAB1A" w14:textId="77777777" w:rsidR="00B7568B" w:rsidRDefault="00B7568B" w:rsidP="00B7568B">
            <w:r>
              <w:t xml:space="preserve">1 </w:t>
            </w:r>
            <w:proofErr w:type="spellStart"/>
            <w:r>
              <w:t>hr</w:t>
            </w:r>
            <w:proofErr w:type="spellEnd"/>
            <w:r>
              <w:t xml:space="preserve"> 30 mins</w:t>
            </w:r>
          </w:p>
        </w:tc>
        <w:tc>
          <w:tcPr>
            <w:tcW w:w="1255" w:type="dxa"/>
            <w:tcPrChange w:id="219" w:author="Rosenberg, Joshua" w:date="2026-04-10T09:42:00Z" w16du:dateUtc="2026-04-10T13:42:00Z">
              <w:tcPr>
                <w:tcW w:w="1283" w:type="dxa"/>
              </w:tcPr>
            </w:tcPrChange>
          </w:tcPr>
          <w:p w14:paraId="2576E987" w14:textId="77777777" w:rsidR="00B7568B" w:rsidRDefault="00B7568B" w:rsidP="00B7568B">
            <w:r>
              <w:t>5.0</w:t>
            </w:r>
          </w:p>
        </w:tc>
        <w:tc>
          <w:tcPr>
            <w:tcW w:w="727" w:type="dxa"/>
            <w:tcPrChange w:id="220" w:author="Rosenberg, Joshua" w:date="2026-04-10T09:42:00Z" w16du:dateUtc="2026-04-10T13:42:00Z">
              <w:tcPr>
                <w:tcW w:w="740" w:type="dxa"/>
              </w:tcPr>
            </w:tcPrChange>
          </w:tcPr>
          <w:p w14:paraId="5DE994CA" w14:textId="77777777" w:rsidR="00B7568B" w:rsidRDefault="00B7568B" w:rsidP="00B7568B">
            <w:r>
              <w:t>Steep</w:t>
            </w:r>
          </w:p>
        </w:tc>
        <w:tc>
          <w:tcPr>
            <w:tcW w:w="2313" w:type="dxa"/>
            <w:tcPrChange w:id="221" w:author="Rosenberg, Joshua" w:date="2026-04-10T09:42:00Z" w16du:dateUtc="2026-04-10T13:42:00Z">
              <w:tcPr>
                <w:tcW w:w="2370" w:type="dxa"/>
              </w:tcPr>
            </w:tcPrChange>
          </w:tcPr>
          <w:p w14:paraId="64FE04CA" w14:textId="77777777" w:rsidR="00B7568B" w:rsidRDefault="00B7568B" w:rsidP="00B7568B">
            <w:r>
              <w:t xml:space="preserve">Big kids and </w:t>
            </w:r>
            <w:proofErr w:type="gramStart"/>
            <w:r>
              <w:t>Pre-teens</w:t>
            </w:r>
            <w:proofErr w:type="gramEnd"/>
            <w:r>
              <w:t xml:space="preserve"> and older</w:t>
            </w:r>
          </w:p>
        </w:tc>
      </w:tr>
      <w:tr w:rsidR="00B7568B" w14:paraId="43D2EF5B" w14:textId="77777777" w:rsidTr="00B7568B">
        <w:tc>
          <w:tcPr>
            <w:tcW w:w="1545" w:type="dxa"/>
            <w:tcPrChange w:id="222" w:author="Rosenberg, Joshua" w:date="2026-04-10T09:42:00Z" w16du:dateUtc="2026-04-10T13:42:00Z">
              <w:tcPr>
                <w:tcW w:w="1580" w:type="dxa"/>
              </w:tcPr>
            </w:tcPrChange>
          </w:tcPr>
          <w:p w14:paraId="622E8E8D" w14:textId="77777777" w:rsidR="00B7568B" w:rsidRPr="00BB5EBA" w:rsidRDefault="00B7568B" w:rsidP="00B7568B">
            <w:pPr>
              <w:pStyle w:val="Compact"/>
              <w:rPr>
                <w:rStyle w:val="bold1"/>
              </w:rPr>
            </w:pPr>
            <w:r w:rsidRPr="00BB5EBA">
              <w:rPr>
                <w:rStyle w:val="bold1"/>
              </w:rPr>
              <w:lastRenderedPageBreak/>
              <w:t>Andrews Bald</w:t>
            </w:r>
          </w:p>
        </w:tc>
        <w:tc>
          <w:tcPr>
            <w:tcW w:w="1687" w:type="dxa"/>
            <w:tcPrChange w:id="223" w:author="Rosenberg, Joshua" w:date="2026-04-10T09:42:00Z" w16du:dateUtc="2026-04-10T13:42:00Z">
              <w:tcPr>
                <w:tcW w:w="1727" w:type="dxa"/>
              </w:tcPr>
            </w:tcPrChange>
          </w:tcPr>
          <w:p w14:paraId="2F1FB22E" w14:textId="77777777" w:rsidR="00B7568B" w:rsidRDefault="00B7568B" w:rsidP="00B7568B">
            <w:r>
              <w:t>Great Smoky Mountains NP</w:t>
            </w:r>
          </w:p>
        </w:tc>
        <w:tc>
          <w:tcPr>
            <w:tcW w:w="1399" w:type="dxa"/>
            <w:tcPrChange w:id="224" w:author="Rosenberg, Joshua" w:date="2026-04-10T09:42:00Z" w16du:dateUtc="2026-04-10T13:42:00Z">
              <w:tcPr>
                <w:tcW w:w="1431" w:type="dxa"/>
              </w:tcPr>
            </w:tcPrChange>
          </w:tcPr>
          <w:p w14:paraId="6E036B52" w14:textId="77777777" w:rsidR="00B7568B" w:rsidRDefault="00B7568B" w:rsidP="00B7568B">
            <w:r>
              <w:t xml:space="preserve">1 </w:t>
            </w:r>
            <w:proofErr w:type="spellStart"/>
            <w:r>
              <w:t>hr</w:t>
            </w:r>
            <w:proofErr w:type="spellEnd"/>
            <w:r>
              <w:t xml:space="preserve"> 45 mins</w:t>
            </w:r>
          </w:p>
        </w:tc>
        <w:tc>
          <w:tcPr>
            <w:tcW w:w="1255" w:type="dxa"/>
            <w:tcPrChange w:id="225" w:author="Rosenberg, Joshua" w:date="2026-04-10T09:42:00Z" w16du:dateUtc="2026-04-10T13:42:00Z">
              <w:tcPr>
                <w:tcW w:w="1283" w:type="dxa"/>
              </w:tcPr>
            </w:tcPrChange>
          </w:tcPr>
          <w:p w14:paraId="1439161D" w14:textId="77777777" w:rsidR="00B7568B" w:rsidRDefault="00B7568B" w:rsidP="00B7568B">
            <w:r>
              <w:t>3.6</w:t>
            </w:r>
          </w:p>
        </w:tc>
        <w:tc>
          <w:tcPr>
            <w:tcW w:w="727" w:type="dxa"/>
            <w:tcPrChange w:id="226" w:author="Rosenberg, Joshua" w:date="2026-04-10T09:42:00Z" w16du:dateUtc="2026-04-10T13:42:00Z">
              <w:tcPr>
                <w:tcW w:w="740" w:type="dxa"/>
              </w:tcPr>
            </w:tcPrChange>
          </w:tcPr>
          <w:p w14:paraId="6D120A9C" w14:textId="77777777" w:rsidR="00B7568B" w:rsidRDefault="00B7568B" w:rsidP="00B7568B">
            <w:r>
              <w:t>Moderate</w:t>
            </w:r>
          </w:p>
        </w:tc>
        <w:tc>
          <w:tcPr>
            <w:tcW w:w="2313" w:type="dxa"/>
            <w:tcPrChange w:id="227" w:author="Rosenberg, Joshua" w:date="2026-04-10T09:42:00Z" w16du:dateUtc="2026-04-10T13:42:00Z">
              <w:tcPr>
                <w:tcW w:w="2370" w:type="dxa"/>
              </w:tcPr>
            </w:tcPrChange>
          </w:tcPr>
          <w:p w14:paraId="682DE5BA" w14:textId="77777777" w:rsidR="00B7568B" w:rsidRDefault="00B7568B" w:rsidP="00B7568B">
            <w:r>
              <w:t xml:space="preserve">Big kids and </w:t>
            </w:r>
            <w:proofErr w:type="gramStart"/>
            <w:r>
              <w:t>Pre-teens</w:t>
            </w:r>
            <w:proofErr w:type="gramEnd"/>
            <w:r>
              <w:t xml:space="preserve"> and older</w:t>
            </w:r>
          </w:p>
        </w:tc>
      </w:tr>
      <w:tr w:rsidR="00B7568B" w14:paraId="08ED071F" w14:textId="77777777" w:rsidTr="00B7568B">
        <w:tc>
          <w:tcPr>
            <w:tcW w:w="1545" w:type="dxa"/>
            <w:tcPrChange w:id="228" w:author="Rosenberg, Joshua" w:date="2026-04-10T09:42:00Z" w16du:dateUtc="2026-04-10T13:42:00Z">
              <w:tcPr>
                <w:tcW w:w="1580" w:type="dxa"/>
              </w:tcPr>
            </w:tcPrChange>
          </w:tcPr>
          <w:p w14:paraId="2CFC6B1A" w14:textId="77777777" w:rsidR="00B7568B" w:rsidRPr="00BB5EBA" w:rsidRDefault="00B7568B" w:rsidP="00B7568B">
            <w:pPr>
              <w:pStyle w:val="Compact"/>
              <w:rPr>
                <w:rStyle w:val="bold1"/>
              </w:rPr>
            </w:pPr>
            <w:r w:rsidRPr="00BB5EBA">
              <w:rPr>
                <w:rStyle w:val="bold1"/>
              </w:rPr>
              <w:t>Alum Cave Bluffs</w:t>
            </w:r>
          </w:p>
        </w:tc>
        <w:tc>
          <w:tcPr>
            <w:tcW w:w="1687" w:type="dxa"/>
            <w:tcPrChange w:id="229" w:author="Rosenberg, Joshua" w:date="2026-04-10T09:42:00Z" w16du:dateUtc="2026-04-10T13:42:00Z">
              <w:tcPr>
                <w:tcW w:w="1727" w:type="dxa"/>
              </w:tcPr>
            </w:tcPrChange>
          </w:tcPr>
          <w:p w14:paraId="6AA58508" w14:textId="77777777" w:rsidR="00B7568B" w:rsidRDefault="00B7568B" w:rsidP="00B7568B">
            <w:r>
              <w:t>Great Smoky Mountains NP</w:t>
            </w:r>
          </w:p>
        </w:tc>
        <w:tc>
          <w:tcPr>
            <w:tcW w:w="1399" w:type="dxa"/>
            <w:tcPrChange w:id="230" w:author="Rosenberg, Joshua" w:date="2026-04-10T09:42:00Z" w16du:dateUtc="2026-04-10T13:42:00Z">
              <w:tcPr>
                <w:tcW w:w="1431" w:type="dxa"/>
              </w:tcPr>
            </w:tcPrChange>
          </w:tcPr>
          <w:p w14:paraId="6AED73C6" w14:textId="77777777" w:rsidR="00B7568B" w:rsidRDefault="00B7568B" w:rsidP="00B7568B">
            <w:r>
              <w:t xml:space="preserve">1 </w:t>
            </w:r>
            <w:proofErr w:type="spellStart"/>
            <w:r>
              <w:t>hr</w:t>
            </w:r>
            <w:proofErr w:type="spellEnd"/>
            <w:r>
              <w:t xml:space="preserve"> 15 mins</w:t>
            </w:r>
          </w:p>
        </w:tc>
        <w:tc>
          <w:tcPr>
            <w:tcW w:w="1255" w:type="dxa"/>
            <w:tcPrChange w:id="231" w:author="Rosenberg, Joshua" w:date="2026-04-10T09:42:00Z" w16du:dateUtc="2026-04-10T13:42:00Z">
              <w:tcPr>
                <w:tcW w:w="1283" w:type="dxa"/>
              </w:tcPr>
            </w:tcPrChange>
          </w:tcPr>
          <w:p w14:paraId="327F540A" w14:textId="77777777" w:rsidR="00B7568B" w:rsidRDefault="00B7568B" w:rsidP="00B7568B">
            <w:r>
              <w:t>4.5</w:t>
            </w:r>
          </w:p>
        </w:tc>
        <w:tc>
          <w:tcPr>
            <w:tcW w:w="727" w:type="dxa"/>
            <w:tcPrChange w:id="232" w:author="Rosenberg, Joshua" w:date="2026-04-10T09:42:00Z" w16du:dateUtc="2026-04-10T13:42:00Z">
              <w:tcPr>
                <w:tcW w:w="740" w:type="dxa"/>
              </w:tcPr>
            </w:tcPrChange>
          </w:tcPr>
          <w:p w14:paraId="59C7C6B1" w14:textId="77777777" w:rsidR="00B7568B" w:rsidRDefault="00B7568B" w:rsidP="00B7568B">
            <w:r>
              <w:t>Very Steep</w:t>
            </w:r>
          </w:p>
        </w:tc>
        <w:tc>
          <w:tcPr>
            <w:tcW w:w="2313" w:type="dxa"/>
            <w:tcPrChange w:id="233" w:author="Rosenberg, Joshua" w:date="2026-04-10T09:42:00Z" w16du:dateUtc="2026-04-10T13:42:00Z">
              <w:tcPr>
                <w:tcW w:w="2370" w:type="dxa"/>
              </w:tcPr>
            </w:tcPrChange>
          </w:tcPr>
          <w:p w14:paraId="601E63F1" w14:textId="77777777" w:rsidR="00B7568B" w:rsidRDefault="00B7568B" w:rsidP="00B7568B">
            <w:r>
              <w:t xml:space="preserve">Big kids and </w:t>
            </w:r>
            <w:proofErr w:type="gramStart"/>
            <w:r>
              <w:t>Pre-teens</w:t>
            </w:r>
            <w:proofErr w:type="gramEnd"/>
            <w:r>
              <w:t xml:space="preserve"> and older</w:t>
            </w:r>
          </w:p>
        </w:tc>
      </w:tr>
      <w:bookmarkEnd w:id="11"/>
    </w:tbl>
    <w:p w14:paraId="0836D953" w14:textId="77777777" w:rsidR="00A646E7" w:rsidRDefault="00A646E7"/>
    <w:p w14:paraId="7850B6D1" w14:textId="77777777" w:rsidR="00A646E7" w:rsidRDefault="00A646E7" w:rsidP="00EF5926">
      <w:pPr>
        <w:pStyle w:val="A-Head"/>
      </w:pPr>
      <w:bookmarkStart w:id="234" w:name="top-5-hikes"/>
      <w:r>
        <w:t>Top 5 Hikes</w:t>
      </w:r>
    </w:p>
    <w:p w14:paraId="4B826796" w14:textId="4562CD04" w:rsidR="00A646E7" w:rsidRDefault="00A646E7">
      <w:pPr>
        <w:pStyle w:val="FirstParagraph"/>
      </w:pPr>
      <w:r>
        <w:t>Here are some hikes that we recommend for different reasons</w:t>
      </w:r>
      <w:r w:rsidR="00EF5926">
        <w:t xml:space="preserve"> </w:t>
      </w:r>
      <w:r>
        <w:t>and ages of kids.</w:t>
      </w:r>
    </w:p>
    <w:p w14:paraId="4EC4B63A" w14:textId="77777777" w:rsidR="00EF5926" w:rsidRPr="00EF5926" w:rsidRDefault="00EF5926" w:rsidP="00EF5926">
      <w:pPr>
        <w:pStyle w:val="BodyText"/>
      </w:pPr>
    </w:p>
    <w:p w14:paraId="64CCC27A" w14:textId="16645F26" w:rsidR="00A646E7" w:rsidRDefault="00A646E7" w:rsidP="00EF5926">
      <w:pPr>
        <w:pStyle w:val="B-head"/>
      </w:pPr>
      <w:bookmarkStart w:id="235" w:name="for-hiking-with-babies-and-infants"/>
      <w:r>
        <w:t xml:space="preserve">For Hiking </w:t>
      </w:r>
      <w:r w:rsidR="00462BD3">
        <w:t>w</w:t>
      </w:r>
      <w:r>
        <w:t>ith Babies and Infants</w:t>
      </w:r>
    </w:p>
    <w:p w14:paraId="1E4DAC1F" w14:textId="77777777" w:rsidR="00A646E7" w:rsidRDefault="00A646E7" w:rsidP="00EF5926">
      <w:r>
        <w:t>These hikes are great when a short distance and a paved path are a priority.</w:t>
      </w:r>
    </w:p>
    <w:p w14:paraId="24D0E706" w14:textId="0DB6F613" w:rsidR="00A646E7" w:rsidRPr="00EF5926" w:rsidRDefault="00A646E7" w:rsidP="00EF5926">
      <w:pPr>
        <w:pStyle w:val="List"/>
      </w:pPr>
      <w:r w:rsidRPr="00EF5926">
        <w:t>High Ground Park</w:t>
      </w:r>
      <w:r w:rsidR="00EF5926">
        <w:tab/>
        <w:t>000</w:t>
      </w:r>
    </w:p>
    <w:p w14:paraId="7D3B88C6" w14:textId="2BAA45A2" w:rsidR="00A646E7" w:rsidRPr="00EF5926" w:rsidRDefault="00A646E7" w:rsidP="00EF5926">
      <w:pPr>
        <w:pStyle w:val="List"/>
      </w:pPr>
      <w:r w:rsidRPr="00EF5926">
        <w:t>Knox-Blount Greenway</w:t>
      </w:r>
      <w:r w:rsidR="00EF5926">
        <w:tab/>
        <w:t>000</w:t>
      </w:r>
    </w:p>
    <w:p w14:paraId="6FFB0B96" w14:textId="49025A97" w:rsidR="00A646E7" w:rsidRPr="00EF5926" w:rsidRDefault="00A646E7" w:rsidP="00EF5926">
      <w:pPr>
        <w:pStyle w:val="List"/>
      </w:pPr>
      <w:r w:rsidRPr="00EF5926">
        <w:t>Lakeshore Park</w:t>
      </w:r>
      <w:r w:rsidR="00EF5926">
        <w:tab/>
        <w:t>000</w:t>
      </w:r>
    </w:p>
    <w:p w14:paraId="0CF87CD8" w14:textId="70F6D97C" w:rsidR="00A646E7" w:rsidRPr="00EF5926" w:rsidRDefault="00A646E7" w:rsidP="00EF5926">
      <w:pPr>
        <w:pStyle w:val="List"/>
      </w:pPr>
      <w:r w:rsidRPr="00EF5926">
        <w:t>UT Arboretum</w:t>
      </w:r>
      <w:r w:rsidR="00EF5926">
        <w:tab/>
        <w:t>000</w:t>
      </w:r>
    </w:p>
    <w:p w14:paraId="33DA2DFB" w14:textId="2EA53821" w:rsidR="00A646E7" w:rsidRDefault="00A646E7" w:rsidP="00EF5926">
      <w:pPr>
        <w:pStyle w:val="List"/>
      </w:pPr>
      <w:r w:rsidRPr="00EF5926">
        <w:t>Norris Dam</w:t>
      </w:r>
      <w:r w:rsidR="00EF5926">
        <w:tab/>
        <w:t>000</w:t>
      </w:r>
    </w:p>
    <w:p w14:paraId="767D31B2" w14:textId="77777777" w:rsidR="00EF5926" w:rsidRPr="00EF5926" w:rsidRDefault="00EF5926" w:rsidP="00EF5926">
      <w:pPr>
        <w:pStyle w:val="List"/>
      </w:pPr>
    </w:p>
    <w:p w14:paraId="5422C2E9" w14:textId="3241E22E" w:rsidR="00A646E7" w:rsidRDefault="00A646E7" w:rsidP="00EF5926">
      <w:pPr>
        <w:pStyle w:val="B-head"/>
      </w:pPr>
      <w:bookmarkStart w:id="236" w:name="X9a1098a6d6336a06876241242e4d1899598cb0f"/>
      <w:bookmarkEnd w:id="235"/>
      <w:r>
        <w:lastRenderedPageBreak/>
        <w:t>Hikes for Little Explorers Walking on Their Own</w:t>
      </w:r>
    </w:p>
    <w:p w14:paraId="549C3E7C" w14:textId="6A5B215F" w:rsidR="00A646E7" w:rsidRDefault="00A646E7" w:rsidP="009163EE">
      <w:r>
        <w:t xml:space="preserve">These are “real” hikes–you and your little will know </w:t>
      </w:r>
      <w:proofErr w:type="gramStart"/>
      <w:r>
        <w:t>it!–</w:t>
      </w:r>
      <w:proofErr w:type="gramEnd"/>
      <w:r>
        <w:t>but they’re also a reasonable distance and with not-too-challenging terrain.</w:t>
      </w:r>
    </w:p>
    <w:p w14:paraId="0915ECB9" w14:textId="1350B2D6" w:rsidR="00A646E7" w:rsidRDefault="00A646E7" w:rsidP="009163EE">
      <w:pPr>
        <w:pStyle w:val="List"/>
      </w:pPr>
      <w:r>
        <w:t>Ijams Riverside</w:t>
      </w:r>
      <w:r w:rsidR="009163EE">
        <w:tab/>
        <w:t>000</w:t>
      </w:r>
    </w:p>
    <w:p w14:paraId="2927283C" w14:textId="19E98759" w:rsidR="00A646E7" w:rsidRDefault="00A646E7" w:rsidP="009163EE">
      <w:pPr>
        <w:pStyle w:val="List"/>
      </w:pPr>
      <w:r>
        <w:t>Seven Islands</w:t>
      </w:r>
      <w:r w:rsidR="009163EE">
        <w:tab/>
        <w:t>000</w:t>
      </w:r>
    </w:p>
    <w:p w14:paraId="5E3F5405" w14:textId="2EFA1F60" w:rsidR="00A646E7" w:rsidRDefault="00A646E7" w:rsidP="009163EE">
      <w:pPr>
        <w:pStyle w:val="List"/>
      </w:pPr>
      <w:r>
        <w:t>Emory Falls</w:t>
      </w:r>
      <w:r w:rsidR="009163EE">
        <w:tab/>
        <w:t>000</w:t>
      </w:r>
    </w:p>
    <w:p w14:paraId="3E8735EF" w14:textId="71CA103F" w:rsidR="00A646E7" w:rsidRDefault="00A646E7" w:rsidP="009163EE">
      <w:pPr>
        <w:pStyle w:val="List"/>
      </w:pPr>
      <w:r>
        <w:t>Abrams Creek</w:t>
      </w:r>
      <w:r w:rsidR="009163EE">
        <w:tab/>
        <w:t>000</w:t>
      </w:r>
    </w:p>
    <w:p w14:paraId="642CDDCD" w14:textId="6FDE22D1" w:rsidR="00A646E7" w:rsidRDefault="00A646E7" w:rsidP="009163EE">
      <w:pPr>
        <w:pStyle w:val="List"/>
      </w:pPr>
      <w:r>
        <w:t>Chestnut Top</w:t>
      </w:r>
      <w:del w:id="237" w:author="Rosenberg, Joshua" w:date="2026-04-09T16:24:00Z" w16du:dateUtc="2026-04-09T21:24:00Z">
        <w:r w:rsidDel="00D37ECF">
          <w:delText>s</w:delText>
        </w:r>
      </w:del>
      <w:r w:rsidR="009163EE">
        <w:tab/>
        <w:t>000</w:t>
      </w:r>
    </w:p>
    <w:p w14:paraId="181A5F2B" w14:textId="77777777" w:rsidR="009163EE" w:rsidRDefault="009163EE" w:rsidP="009163EE">
      <w:pPr>
        <w:pStyle w:val="List"/>
      </w:pPr>
    </w:p>
    <w:p w14:paraId="2845E25B" w14:textId="77777777" w:rsidR="00A646E7" w:rsidRDefault="00A646E7" w:rsidP="009163EE">
      <w:pPr>
        <w:pStyle w:val="B-head"/>
      </w:pPr>
      <w:bookmarkStart w:id="238" w:name="for-kids-who-need-a-playground-nearby"/>
      <w:bookmarkEnd w:id="236"/>
      <w:r>
        <w:t>For Kids Who Need a Playground Nearby</w:t>
      </w:r>
    </w:p>
    <w:p w14:paraId="1C099195" w14:textId="77777777" w:rsidR="00A646E7" w:rsidRDefault="00A646E7" w:rsidP="009163EE">
      <w:r>
        <w:t>Who doesn’t love a hike that starts and ends at or near a playground?</w:t>
      </w:r>
    </w:p>
    <w:p w14:paraId="3622B069" w14:textId="37EA955A" w:rsidR="00A646E7" w:rsidRDefault="00A646E7" w:rsidP="009163EE">
      <w:pPr>
        <w:pStyle w:val="List"/>
      </w:pPr>
      <w:r>
        <w:t>Lakeshore</w:t>
      </w:r>
      <w:r w:rsidR="009163EE">
        <w:tab/>
        <w:t>000</w:t>
      </w:r>
    </w:p>
    <w:p w14:paraId="6BD67738" w14:textId="3EB71C41" w:rsidR="00A646E7" w:rsidRDefault="00A646E7" w:rsidP="009163EE">
      <w:pPr>
        <w:pStyle w:val="List"/>
      </w:pPr>
      <w:r>
        <w:t>Emory Fall</w:t>
      </w:r>
      <w:ins w:id="239" w:author="Rosenberg, Joshua" w:date="2026-04-09T16:25:00Z" w16du:dateUtc="2026-04-09T21:25:00Z">
        <w:r w:rsidR="00B965BD">
          <w:t>s</w:t>
        </w:r>
      </w:ins>
      <w:r w:rsidR="009163EE">
        <w:tab/>
        <w:t>000</w:t>
      </w:r>
    </w:p>
    <w:p w14:paraId="1DA89FB3" w14:textId="1C2E30E5" w:rsidR="00A646E7" w:rsidRDefault="00A646E7" w:rsidP="009163EE">
      <w:pPr>
        <w:pStyle w:val="List"/>
      </w:pPr>
      <w:r>
        <w:t>Ijams Riverside</w:t>
      </w:r>
      <w:r w:rsidR="009163EE">
        <w:tab/>
        <w:t>000</w:t>
      </w:r>
    </w:p>
    <w:p w14:paraId="69034F58" w14:textId="33168C7F" w:rsidR="00A646E7" w:rsidRDefault="00A646E7" w:rsidP="009163EE">
      <w:pPr>
        <w:pStyle w:val="List"/>
      </w:pPr>
      <w:r>
        <w:t>Ijams Crag</w:t>
      </w:r>
      <w:r w:rsidR="009163EE">
        <w:tab/>
        <w:t>000</w:t>
      </w:r>
    </w:p>
    <w:p w14:paraId="3F07E173" w14:textId="0318ACAC" w:rsidR="00A646E7" w:rsidRDefault="00A646E7" w:rsidP="009163EE">
      <w:pPr>
        <w:pStyle w:val="List"/>
      </w:pPr>
      <w:r>
        <w:t>Sequoyah Park</w:t>
      </w:r>
      <w:r w:rsidR="009163EE">
        <w:tab/>
        <w:t>000</w:t>
      </w:r>
    </w:p>
    <w:p w14:paraId="1F161603" w14:textId="77777777" w:rsidR="009163EE" w:rsidRDefault="009163EE" w:rsidP="009163EE">
      <w:pPr>
        <w:pStyle w:val="List"/>
      </w:pPr>
    </w:p>
    <w:p w14:paraId="2C60C3A2" w14:textId="77777777" w:rsidR="00A646E7" w:rsidRDefault="00A646E7" w:rsidP="009163EE">
      <w:pPr>
        <w:pStyle w:val="B-head"/>
      </w:pPr>
      <w:bookmarkStart w:id="240" w:name="for-kids-who-love-to-play-in-the-water"/>
      <w:bookmarkEnd w:id="238"/>
      <w:r>
        <w:t>For Kids Who Love to Play in the Water</w:t>
      </w:r>
    </w:p>
    <w:p w14:paraId="173DE2F0" w14:textId="77777777" w:rsidR="00A646E7" w:rsidRDefault="00A646E7" w:rsidP="009163EE">
      <w:r>
        <w:t>These hikes are great in warmer weather; bring the right clothing and shoes and let ’</w:t>
      </w:r>
      <w:proofErr w:type="spellStart"/>
      <w:r>
        <w:t>em</w:t>
      </w:r>
      <w:proofErr w:type="spellEnd"/>
      <w:r>
        <w:t xml:space="preserve"> splash!</w:t>
      </w:r>
    </w:p>
    <w:p w14:paraId="3C37D6CC" w14:textId="6FA8B720" w:rsidR="00A646E7" w:rsidRDefault="00A646E7" w:rsidP="009163EE">
      <w:pPr>
        <w:pStyle w:val="List"/>
      </w:pPr>
      <w:r>
        <w:t>Middle Prong</w:t>
      </w:r>
      <w:r w:rsidR="009163EE">
        <w:tab/>
        <w:t>000</w:t>
      </w:r>
    </w:p>
    <w:p w14:paraId="45382022" w14:textId="36863DB0" w:rsidR="00A646E7" w:rsidRDefault="00A646E7" w:rsidP="009163EE">
      <w:pPr>
        <w:pStyle w:val="List"/>
      </w:pPr>
      <w:r>
        <w:lastRenderedPageBreak/>
        <w:t>Abrams Creek</w:t>
      </w:r>
      <w:r w:rsidR="009163EE">
        <w:tab/>
        <w:t>000</w:t>
      </w:r>
    </w:p>
    <w:p w14:paraId="153591E5" w14:textId="56F9548A" w:rsidR="00A646E7" w:rsidRDefault="00A646E7" w:rsidP="009163EE">
      <w:pPr>
        <w:pStyle w:val="List"/>
      </w:pPr>
      <w:r>
        <w:t>Spruce Flats Falls</w:t>
      </w:r>
      <w:r w:rsidR="009163EE">
        <w:tab/>
        <w:t>000</w:t>
      </w:r>
    </w:p>
    <w:p w14:paraId="432AB3FD" w14:textId="362D168A" w:rsidR="00A646E7" w:rsidRDefault="00A646E7" w:rsidP="009163EE">
      <w:pPr>
        <w:pStyle w:val="List"/>
      </w:pPr>
      <w:r>
        <w:t>Honey Creek</w:t>
      </w:r>
      <w:r w:rsidR="009163EE">
        <w:tab/>
        <w:t>000</w:t>
      </w:r>
    </w:p>
    <w:p w14:paraId="5847DAC8" w14:textId="7AC66EE4" w:rsidR="00A646E7" w:rsidRDefault="00A646E7" w:rsidP="009163EE">
      <w:pPr>
        <w:pStyle w:val="List"/>
      </w:pPr>
      <w:r>
        <w:t>Mouse Creek</w:t>
      </w:r>
      <w:r w:rsidR="009163EE">
        <w:tab/>
        <w:t>000</w:t>
      </w:r>
    </w:p>
    <w:p w14:paraId="71AC2C0D" w14:textId="77777777" w:rsidR="009163EE" w:rsidRDefault="009163EE" w:rsidP="009163EE">
      <w:pPr>
        <w:pStyle w:val="List"/>
      </w:pPr>
    </w:p>
    <w:p w14:paraId="57A11DBF" w14:textId="77777777" w:rsidR="00A646E7" w:rsidRDefault="00A646E7" w:rsidP="009163EE">
      <w:pPr>
        <w:pStyle w:val="B-head"/>
      </w:pPr>
      <w:bookmarkStart w:id="241" w:name="best-spots-for-a-picnic"/>
      <w:bookmarkEnd w:id="240"/>
      <w:r>
        <w:t>Best Spots for a Picnic</w:t>
      </w:r>
    </w:p>
    <w:p w14:paraId="5AFF0239" w14:textId="77777777" w:rsidR="00A646E7" w:rsidRDefault="00A646E7" w:rsidP="009163EE">
      <w:r>
        <w:t>Each of these is a fantastic place to have a family picnic.</w:t>
      </w:r>
    </w:p>
    <w:p w14:paraId="04053CBF" w14:textId="4C3025F9" w:rsidR="00A646E7" w:rsidRDefault="00A646E7" w:rsidP="009163EE">
      <w:pPr>
        <w:pStyle w:val="List"/>
      </w:pPr>
      <w:r>
        <w:t>Mouse Creek</w:t>
      </w:r>
      <w:r w:rsidR="009163EE">
        <w:tab/>
        <w:t>000</w:t>
      </w:r>
    </w:p>
    <w:p w14:paraId="57F81E69" w14:textId="6E2D9F91" w:rsidR="00A646E7" w:rsidRDefault="00A646E7" w:rsidP="009163EE">
      <w:pPr>
        <w:pStyle w:val="List"/>
      </w:pPr>
      <w:r>
        <w:t>Lakeshore</w:t>
      </w:r>
      <w:r w:rsidR="009163EE">
        <w:tab/>
        <w:t>000</w:t>
      </w:r>
    </w:p>
    <w:p w14:paraId="64B396BB" w14:textId="674F5CE8" w:rsidR="00A646E7" w:rsidRDefault="00A646E7" w:rsidP="009163EE">
      <w:pPr>
        <w:pStyle w:val="List"/>
      </w:pPr>
      <w:r>
        <w:t>Seven Islands</w:t>
      </w:r>
      <w:r w:rsidR="009163EE">
        <w:tab/>
        <w:t>000</w:t>
      </w:r>
    </w:p>
    <w:p w14:paraId="58AA760C" w14:textId="6AAC2B63" w:rsidR="00A646E7" w:rsidRDefault="00A646E7" w:rsidP="009163EE">
      <w:pPr>
        <w:pStyle w:val="List"/>
      </w:pPr>
      <w:r>
        <w:t>Sequoyah Park</w:t>
      </w:r>
      <w:r w:rsidR="009163EE">
        <w:tab/>
        <w:t>000</w:t>
      </w:r>
    </w:p>
    <w:p w14:paraId="1E7F9CB4" w14:textId="6A095F83" w:rsidR="00A646E7" w:rsidRDefault="00A646E7" w:rsidP="009163EE">
      <w:pPr>
        <w:pStyle w:val="List"/>
      </w:pPr>
      <w:r>
        <w:t>Ijams Crag</w:t>
      </w:r>
      <w:r w:rsidR="009163EE">
        <w:tab/>
        <w:t>000</w:t>
      </w:r>
    </w:p>
    <w:p w14:paraId="5759C03C" w14:textId="77777777" w:rsidR="009163EE" w:rsidRDefault="009163EE" w:rsidP="009163EE">
      <w:pPr>
        <w:pStyle w:val="List"/>
      </w:pPr>
    </w:p>
    <w:p w14:paraId="20AB5FE9" w14:textId="77777777" w:rsidR="00A646E7" w:rsidRDefault="00A646E7" w:rsidP="009163EE">
      <w:pPr>
        <w:pStyle w:val="B-head"/>
      </w:pPr>
      <w:bookmarkStart w:id="242" w:name="bigger-adventures-for-bigger-kids"/>
      <w:bookmarkEnd w:id="241"/>
      <w:r>
        <w:t>Bigger Adventures for Bigger Kids</w:t>
      </w:r>
    </w:p>
    <w:p w14:paraId="698B4229" w14:textId="06CDC00E" w:rsidR="00A646E7" w:rsidRDefault="00A646E7" w:rsidP="009163EE">
      <w:r>
        <w:t>More challenging hikes for kids who are ready for the next challenge; completing any of these is an achievement.</w:t>
      </w:r>
    </w:p>
    <w:p w14:paraId="1E761AE7" w14:textId="5ECE5A3C" w:rsidR="00A646E7" w:rsidRDefault="00A646E7" w:rsidP="009163EE">
      <w:pPr>
        <w:pStyle w:val="List"/>
      </w:pPr>
      <w:r>
        <w:t>Alum Cave</w:t>
      </w:r>
      <w:r w:rsidR="009163EE">
        <w:tab/>
        <w:t>000</w:t>
      </w:r>
    </w:p>
    <w:p w14:paraId="33F2DAFF" w14:textId="016F5EA4" w:rsidR="00A646E7" w:rsidRDefault="00A646E7" w:rsidP="009163EE">
      <w:pPr>
        <w:pStyle w:val="List"/>
      </w:pPr>
      <w:r>
        <w:t>Andrews Bald</w:t>
      </w:r>
      <w:r w:rsidR="009163EE">
        <w:tab/>
        <w:t>000</w:t>
      </w:r>
    </w:p>
    <w:p w14:paraId="06C842A1" w14:textId="542A6226" w:rsidR="00A646E7" w:rsidRDefault="00A646E7" w:rsidP="009163EE">
      <w:pPr>
        <w:pStyle w:val="List"/>
      </w:pPr>
      <w:r>
        <w:t>Honey Creek</w:t>
      </w:r>
      <w:r w:rsidR="009163EE">
        <w:tab/>
        <w:t>000</w:t>
      </w:r>
    </w:p>
    <w:p w14:paraId="4BB0D3BC" w14:textId="79042963" w:rsidR="00A646E7" w:rsidRDefault="00A646E7" w:rsidP="009163EE">
      <w:pPr>
        <w:pStyle w:val="List"/>
      </w:pPr>
      <w:r>
        <w:t>Little River</w:t>
      </w:r>
      <w:r w:rsidR="009163EE">
        <w:tab/>
        <w:t>000</w:t>
      </w:r>
    </w:p>
    <w:p w14:paraId="59B7A471" w14:textId="2FB4B626" w:rsidR="00A646E7" w:rsidRDefault="00A646E7" w:rsidP="009163EE">
      <w:pPr>
        <w:pStyle w:val="List"/>
      </w:pPr>
      <w:r>
        <w:t>Abrams Falls</w:t>
      </w:r>
      <w:r w:rsidR="009163EE">
        <w:tab/>
        <w:t>000</w:t>
      </w:r>
    </w:p>
    <w:bookmarkEnd w:id="234"/>
    <w:bookmarkEnd w:id="242"/>
    <w:p w14:paraId="4CFA5FC0" w14:textId="77777777" w:rsidR="00A646E7" w:rsidRDefault="00A646E7" w:rsidP="00EC6684">
      <w:pPr>
        <w:rPr>
          <w:rFonts w:eastAsia="Aptos"/>
        </w:rPr>
      </w:pPr>
    </w:p>
    <w:sectPr w:rsidR="00A646E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E6449E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8B7461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C90430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FC42FA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BCB5473"/>
    <w:multiLevelType w:val="multilevel"/>
    <w:tmpl w:val="3954C104"/>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84BD559"/>
    <w:multiLevelType w:val="multilevel"/>
    <w:tmpl w:val="98906BC4"/>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609464766">
    <w:abstractNumId w:val="4"/>
  </w:num>
  <w:num w:numId="2" w16cid:durableId="1885410930">
    <w:abstractNumId w:val="5"/>
  </w:num>
  <w:num w:numId="3" w16cid:durableId="1948004034">
    <w:abstractNumId w:val="1"/>
  </w:num>
  <w:num w:numId="4" w16cid:durableId="98763535">
    <w:abstractNumId w:val="0"/>
  </w:num>
  <w:num w:numId="5" w16cid:durableId="1582836018">
    <w:abstractNumId w:val="0"/>
  </w:num>
  <w:num w:numId="6" w16cid:durableId="763452090">
    <w:abstractNumId w:val="2"/>
  </w:num>
  <w:num w:numId="7" w16cid:durableId="7648889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572194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207716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302180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99929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80125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enberg, Joshua">
    <w15:presenceInfo w15:providerId="AD" w15:userId="S::jrosenb8@utk.edu::8f4a504e-a175-48f5-a165-553d01a57c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53A7B8"/>
    <w:rsid w:val="00022D9F"/>
    <w:rsid w:val="001F171E"/>
    <w:rsid w:val="00214811"/>
    <w:rsid w:val="0027386F"/>
    <w:rsid w:val="003E5DCE"/>
    <w:rsid w:val="00462BD3"/>
    <w:rsid w:val="00585918"/>
    <w:rsid w:val="005F7D69"/>
    <w:rsid w:val="00602262"/>
    <w:rsid w:val="006A31CC"/>
    <w:rsid w:val="00715351"/>
    <w:rsid w:val="007E71AF"/>
    <w:rsid w:val="00800777"/>
    <w:rsid w:val="009163EE"/>
    <w:rsid w:val="009340AA"/>
    <w:rsid w:val="00A646E7"/>
    <w:rsid w:val="00A66CE5"/>
    <w:rsid w:val="00B7568B"/>
    <w:rsid w:val="00B965BD"/>
    <w:rsid w:val="00BB5EBA"/>
    <w:rsid w:val="00BD68D7"/>
    <w:rsid w:val="00BF5A87"/>
    <w:rsid w:val="00C51175"/>
    <w:rsid w:val="00CD6213"/>
    <w:rsid w:val="00D1114E"/>
    <w:rsid w:val="00D37ECF"/>
    <w:rsid w:val="00D619BB"/>
    <w:rsid w:val="00DC416A"/>
    <w:rsid w:val="00DF4232"/>
    <w:rsid w:val="00E52637"/>
    <w:rsid w:val="00E535C2"/>
    <w:rsid w:val="00EC6684"/>
    <w:rsid w:val="00EF5926"/>
    <w:rsid w:val="00F06CA2"/>
    <w:rsid w:val="00FF6D15"/>
    <w:rsid w:val="0153A7B8"/>
    <w:rsid w:val="035C6554"/>
    <w:rsid w:val="0C272204"/>
    <w:rsid w:val="18FC763F"/>
    <w:rsid w:val="1D10F16A"/>
    <w:rsid w:val="2C7B4562"/>
    <w:rsid w:val="322864B2"/>
    <w:rsid w:val="32CBBDB7"/>
    <w:rsid w:val="331B51EA"/>
    <w:rsid w:val="3709F232"/>
    <w:rsid w:val="3C2C78AD"/>
    <w:rsid w:val="405AAB7D"/>
    <w:rsid w:val="414F196B"/>
    <w:rsid w:val="6934BBEC"/>
    <w:rsid w:val="794DC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02845F"/>
  <w15:docId w15:val="{9861490B-939B-4B8D-93EF-87C2B33C2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uiPriority="99"/>
    <w:lsdException w:name="Normal Indent" w:uiPriority="99"/>
    <w:lsdException w:name="List" w:uiPriority="99"/>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6213"/>
    <w:pPr>
      <w:spacing w:after="0" w:line="480" w:lineRule="auto"/>
    </w:pPr>
    <w:rPr>
      <w:rFonts w:eastAsiaTheme="minorEastAsi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CD6213"/>
    <w:pPr>
      <w:numPr>
        <w:ilvl w:val="1"/>
      </w:numPr>
    </w:pPr>
    <w:rPr>
      <w:rFonts w:ascii="Arial" w:eastAsiaTheme="majorEastAsia" w:hAnsi="Arial" w:cstheme="majorBidi"/>
      <w:iCs/>
      <w:spacing w:val="15"/>
      <w:sz w:val="28"/>
    </w:rPr>
  </w:style>
  <w:style w:type="character" w:customStyle="1" w:styleId="SubtitleChar">
    <w:name w:val="Subtitle Char"/>
    <w:basedOn w:val="DefaultParagraphFont"/>
    <w:link w:val="Subtitle"/>
    <w:uiPriority w:val="11"/>
    <w:rsid w:val="00CD6213"/>
    <w:rPr>
      <w:rFonts w:ascii="Arial" w:eastAsiaTheme="majorEastAsia" w:hAnsi="Arial" w:cstheme="majorBidi"/>
      <w:iCs/>
      <w:spacing w:val="15"/>
      <w:sz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A-Head">
    <w:name w:val="A-Head"/>
    <w:basedOn w:val="Normal"/>
    <w:qFormat/>
    <w:rsid w:val="00CD6213"/>
    <w:pPr>
      <w:jc w:val="center"/>
    </w:pPr>
    <w:rPr>
      <w:rFonts w:ascii="Arial" w:hAnsi="Arial"/>
      <w:b/>
      <w:sz w:val="32"/>
    </w:rPr>
  </w:style>
  <w:style w:type="paragraph" w:customStyle="1" w:styleId="author0">
    <w:name w:val="author"/>
    <w:basedOn w:val="Normal"/>
    <w:qFormat/>
    <w:rsid w:val="00CD6213"/>
    <w:pPr>
      <w:ind w:left="720"/>
    </w:pPr>
    <w:rPr>
      <w:sz w:val="28"/>
    </w:rPr>
  </w:style>
  <w:style w:type="paragraph" w:customStyle="1" w:styleId="B-head">
    <w:name w:val="B-head"/>
    <w:basedOn w:val="Normal"/>
    <w:qFormat/>
    <w:rsid w:val="00CD6213"/>
    <w:pPr>
      <w:ind w:left="720"/>
    </w:pPr>
    <w:rPr>
      <w:rFonts w:ascii="Arial" w:hAnsi="Arial"/>
      <w:sz w:val="32"/>
    </w:rPr>
  </w:style>
  <w:style w:type="paragraph" w:customStyle="1" w:styleId="biblio">
    <w:name w:val="biblio"/>
    <w:basedOn w:val="Normal"/>
    <w:qFormat/>
    <w:rsid w:val="00CD6213"/>
    <w:pPr>
      <w:ind w:left="720" w:hanging="720"/>
    </w:pPr>
  </w:style>
  <w:style w:type="paragraph" w:customStyle="1" w:styleId="blockquote">
    <w:name w:val="block quote"/>
    <w:basedOn w:val="Normal"/>
    <w:qFormat/>
    <w:rsid w:val="00CD6213"/>
    <w:pPr>
      <w:ind w:left="720" w:right="720"/>
    </w:pPr>
  </w:style>
  <w:style w:type="character" w:customStyle="1" w:styleId="bold1">
    <w:name w:val="bold 1"/>
    <w:basedOn w:val="DefaultParagraphFont"/>
    <w:uiPriority w:val="1"/>
    <w:qFormat/>
    <w:rsid w:val="00CD6213"/>
    <w:rPr>
      <w:rFonts w:asciiTheme="minorHAnsi" w:hAnsiTheme="minorHAnsi"/>
      <w:b/>
      <w:i w:val="0"/>
      <w:sz w:val="24"/>
    </w:rPr>
  </w:style>
  <w:style w:type="paragraph" w:customStyle="1" w:styleId="C-head">
    <w:name w:val="C-head"/>
    <w:basedOn w:val="Normal"/>
    <w:qFormat/>
    <w:rsid w:val="00CD6213"/>
    <w:rPr>
      <w:rFonts w:ascii="Arial" w:hAnsi="Arial"/>
      <w:u w:val="single"/>
    </w:rPr>
  </w:style>
  <w:style w:type="paragraph" w:customStyle="1" w:styleId="Caption1">
    <w:name w:val="Caption1"/>
    <w:basedOn w:val="Normal"/>
    <w:qFormat/>
    <w:rsid w:val="00CD6213"/>
  </w:style>
  <w:style w:type="paragraph" w:customStyle="1" w:styleId="center">
    <w:name w:val="center"/>
    <w:basedOn w:val="Normal"/>
    <w:qFormat/>
    <w:rsid w:val="00CD6213"/>
    <w:pPr>
      <w:jc w:val="center"/>
    </w:pPr>
  </w:style>
  <w:style w:type="paragraph" w:customStyle="1" w:styleId="ChapterNumber">
    <w:name w:val="Chapter Number"/>
    <w:basedOn w:val="Normal"/>
    <w:qFormat/>
    <w:rsid w:val="00CD6213"/>
    <w:rPr>
      <w:rFonts w:ascii="Arial" w:hAnsi="Arial"/>
      <w:b/>
      <w:sz w:val="40"/>
    </w:rPr>
  </w:style>
  <w:style w:type="paragraph" w:customStyle="1" w:styleId="ChapterTitle">
    <w:name w:val="Chapter Title"/>
    <w:basedOn w:val="ChapterNumber"/>
    <w:qFormat/>
    <w:rsid w:val="00CD6213"/>
  </w:style>
  <w:style w:type="paragraph" w:customStyle="1" w:styleId="eipigraphsource">
    <w:name w:val="eipigraph source"/>
    <w:basedOn w:val="Normal"/>
    <w:qFormat/>
    <w:rsid w:val="00CD6213"/>
    <w:pPr>
      <w:ind w:right="720"/>
      <w:jc w:val="right"/>
    </w:pPr>
  </w:style>
  <w:style w:type="paragraph" w:customStyle="1" w:styleId="epigraphchapteropener">
    <w:name w:val="epigraph chapter opener"/>
    <w:basedOn w:val="blockquote"/>
    <w:qFormat/>
    <w:rsid w:val="00CD6213"/>
  </w:style>
  <w:style w:type="paragraph" w:customStyle="1" w:styleId="Epigraphintext">
    <w:name w:val="Epigraph in text"/>
    <w:basedOn w:val="epigraphchapteropener"/>
    <w:qFormat/>
    <w:rsid w:val="00CD6213"/>
  </w:style>
  <w:style w:type="paragraph" w:customStyle="1" w:styleId="poetry">
    <w:name w:val="poetry"/>
    <w:basedOn w:val="Normal"/>
    <w:qFormat/>
    <w:rsid w:val="00CD6213"/>
    <w:pPr>
      <w:ind w:left="1080" w:right="1080"/>
    </w:pPr>
  </w:style>
  <w:style w:type="paragraph" w:customStyle="1" w:styleId="Extracthead">
    <w:name w:val="Extract head"/>
    <w:basedOn w:val="poetry"/>
    <w:qFormat/>
    <w:rsid w:val="00CD6213"/>
    <w:rPr>
      <w:b/>
    </w:rPr>
  </w:style>
  <w:style w:type="paragraph" w:styleId="Index1">
    <w:name w:val="index 1"/>
    <w:basedOn w:val="Normal"/>
    <w:next w:val="Normal"/>
    <w:autoRedefine/>
    <w:uiPriority w:val="99"/>
    <w:unhideWhenUsed/>
    <w:rsid w:val="00CD6213"/>
    <w:pPr>
      <w:ind w:left="360" w:hanging="360"/>
    </w:pPr>
  </w:style>
  <w:style w:type="character" w:customStyle="1" w:styleId="ital1">
    <w:name w:val="ital 1"/>
    <w:basedOn w:val="DefaultParagraphFont"/>
    <w:uiPriority w:val="1"/>
    <w:qFormat/>
    <w:rsid w:val="00CD6213"/>
    <w:rPr>
      <w:rFonts w:asciiTheme="minorHAnsi" w:hAnsiTheme="minorHAnsi"/>
      <w:b w:val="0"/>
      <w:i/>
      <w:sz w:val="24"/>
    </w:rPr>
  </w:style>
  <w:style w:type="paragraph" w:styleId="ListBullet">
    <w:name w:val="List Bullet"/>
    <w:basedOn w:val="Normal"/>
    <w:uiPriority w:val="99"/>
    <w:unhideWhenUsed/>
    <w:rsid w:val="00CD6213"/>
    <w:pPr>
      <w:numPr>
        <w:numId w:val="5"/>
      </w:numPr>
      <w:contextualSpacing/>
    </w:pPr>
  </w:style>
  <w:style w:type="paragraph" w:styleId="List">
    <w:name w:val="List"/>
    <w:aliases w:val="List unnumbered"/>
    <w:basedOn w:val="Normal"/>
    <w:uiPriority w:val="99"/>
    <w:unhideWhenUsed/>
    <w:rsid w:val="00CD6213"/>
    <w:pPr>
      <w:ind w:left="1080" w:hanging="360"/>
      <w:contextualSpacing/>
    </w:pPr>
  </w:style>
  <w:style w:type="paragraph" w:styleId="NormalIndent">
    <w:name w:val="Normal Indent"/>
    <w:basedOn w:val="Normal"/>
    <w:uiPriority w:val="99"/>
    <w:unhideWhenUsed/>
    <w:rsid w:val="00CD6213"/>
    <w:pPr>
      <w:ind w:left="720"/>
    </w:pPr>
  </w:style>
  <w:style w:type="paragraph" w:customStyle="1" w:styleId="notes">
    <w:name w:val="notes"/>
    <w:basedOn w:val="Normal"/>
    <w:qFormat/>
    <w:rsid w:val="00CD6213"/>
    <w:pPr>
      <w:ind w:firstLine="720"/>
    </w:pPr>
  </w:style>
  <w:style w:type="paragraph" w:customStyle="1" w:styleId="Noteextract">
    <w:name w:val="Note extract"/>
    <w:basedOn w:val="notes"/>
    <w:qFormat/>
    <w:rsid w:val="00CD6213"/>
    <w:pPr>
      <w:ind w:left="720" w:right="720" w:firstLine="0"/>
    </w:pPr>
  </w:style>
  <w:style w:type="paragraph" w:customStyle="1" w:styleId="ornament">
    <w:name w:val="ornament"/>
    <w:basedOn w:val="center"/>
    <w:qFormat/>
    <w:rsid w:val="00CD6213"/>
  </w:style>
  <w:style w:type="paragraph" w:customStyle="1" w:styleId="PartTitle">
    <w:name w:val="Part Title"/>
    <w:basedOn w:val="Normal"/>
    <w:qFormat/>
    <w:rsid w:val="00CD6213"/>
    <w:pPr>
      <w:jc w:val="center"/>
    </w:pPr>
    <w:rPr>
      <w:rFonts w:ascii="Arial" w:hAnsi="Arial"/>
      <w:b/>
      <w:bCs/>
      <w:smallCaps/>
      <w:sz w:val="48"/>
      <w:szCs w:val="48"/>
    </w:rPr>
  </w:style>
  <w:style w:type="paragraph" w:customStyle="1" w:styleId="SmallA-head">
    <w:name w:val="Small A-head"/>
    <w:basedOn w:val="A-Head"/>
    <w:qFormat/>
    <w:rsid w:val="00CD6213"/>
    <w:rPr>
      <w:sz w:val="28"/>
    </w:rPr>
  </w:style>
  <w:style w:type="character" w:customStyle="1" w:styleId="smallcaps">
    <w:name w:val="small caps"/>
    <w:basedOn w:val="DefaultParagraphFont"/>
    <w:uiPriority w:val="1"/>
    <w:qFormat/>
    <w:rsid w:val="00CD6213"/>
    <w:rPr>
      <w:rFonts w:ascii="Calibri" w:hAnsi="Calibri"/>
      <w:b w:val="0"/>
      <w:i w:val="0"/>
      <w:caps w:val="0"/>
      <w:smallCaps/>
      <w:strike w:val="0"/>
      <w:dstrike w:val="0"/>
      <w:vanish w:val="0"/>
      <w:sz w:val="24"/>
      <w:vertAlign w:val="baseline"/>
    </w:rPr>
  </w:style>
  <w:style w:type="paragraph" w:customStyle="1" w:styleId="SmallChapterHead">
    <w:name w:val="Small Chapter Head"/>
    <w:basedOn w:val="ChapterNumber"/>
    <w:qFormat/>
    <w:rsid w:val="00CD6213"/>
    <w:rPr>
      <w:sz w:val="36"/>
    </w:rPr>
  </w:style>
  <w:style w:type="character" w:customStyle="1" w:styleId="underline">
    <w:name w:val="underline"/>
    <w:basedOn w:val="DefaultParagraphFont"/>
    <w:uiPriority w:val="1"/>
    <w:qFormat/>
    <w:rsid w:val="00CD6213"/>
    <w:rPr>
      <w:u w:val="single"/>
    </w:rPr>
  </w:style>
  <w:style w:type="paragraph" w:styleId="Revision">
    <w:name w:val="Revision"/>
    <w:hidden/>
    <w:rsid w:val="00BF5A87"/>
    <w:pPr>
      <w:spacing w:after="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11</Pages>
  <Words>1353</Words>
  <Characters>6487</Characters>
  <Application>Microsoft Office Word</Application>
  <DocSecurity>0</DocSecurity>
  <Lines>458</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Thomas Wells</dc:creator>
  <cp:keywords/>
  <cp:lastModifiedBy>Rosenberg, Joshua</cp:lastModifiedBy>
  <cp:revision>28</cp:revision>
  <dcterms:created xsi:type="dcterms:W3CDTF">2026-01-15T17:23:00Z</dcterms:created>
  <dcterms:modified xsi:type="dcterms:W3CDTF">2026-04-10T19:28:00Z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