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BE193" w14:textId="49E3B339" w:rsidR="008D30E1" w:rsidRDefault="00303F27" w:rsidP="00AC6926">
      <w:pPr>
        <w:pStyle w:val="PartTitle"/>
      </w:pPr>
      <w:bookmarkStart w:id="0" w:name="the-great-smoky-mountains-national-park"/>
      <w:r>
        <w:t>Great Smoky Mountains National Park</w:t>
      </w:r>
    </w:p>
    <w:p w14:paraId="1FABE195" w14:textId="175FECC8" w:rsidR="008D30E1" w:rsidRDefault="00AC6926" w:rsidP="00AC6926">
      <w:pPr>
        <w:pStyle w:val="Compact"/>
        <w:ind w:left="720"/>
      </w:pPr>
      <w:r>
        <w:t>***M</w:t>
      </w:r>
      <w:r w:rsidR="00303F27">
        <w:t>a</w:t>
      </w:r>
      <w:r>
        <w:t xml:space="preserve">p P3. </w:t>
      </w:r>
      <w:r w:rsidR="00303F27">
        <w:t>Smokies_Region_v6.jpg</w:t>
      </w:r>
    </w:p>
    <w:p w14:paraId="1FABE196" w14:textId="07EAE9A5" w:rsidR="008D30E1" w:rsidRDefault="00303F27" w:rsidP="00AC6926">
      <w:r>
        <w:t>This section includes infor</w:t>
      </w:r>
      <w:del w:id="1" w:author="Rosenberg, Joshua" w:date="2026-04-07T21:11:00Z" w16du:dateUtc="2026-04-08T02:11:00Z">
        <w:r w:rsidDel="001008D1">
          <w:delText>m</w:delText>
        </w:r>
      </w:del>
      <w:r>
        <w:t xml:space="preserve">mation on </w:t>
      </w:r>
      <w:del w:id="2" w:author="Rosenberg, Joshua" w:date="2026-04-07T21:08:00Z" w16du:dateUtc="2026-04-08T02:08:00Z">
        <w:r w:rsidDel="00971293">
          <w:delText xml:space="preserve">11 </w:delText>
        </w:r>
      </w:del>
      <w:ins w:id="3" w:author="Rosenberg, Joshua" w:date="2026-04-07T21:08:00Z" w16du:dateUtc="2026-04-08T02:08:00Z">
        <w:r w:rsidR="00971293">
          <w:t xml:space="preserve">ten </w:t>
        </w:r>
      </w:ins>
      <w:r>
        <w:t>hikes in the Great Smoky Mountains National Park, or the Smokies. The Smokies are an astonishing place — high mountain ridges with plants reminiscent of the northern United States and even Canada; river and creek beds with abundant aquatic wildlife; a place of wild bears and stories</w:t>
      </w:r>
      <w:r w:rsidR="00850227">
        <w:t>. T</w:t>
      </w:r>
      <w:r>
        <w:t xml:space="preserve">he history of both Cherokee and European settlers </w:t>
      </w:r>
      <w:r w:rsidR="00850227">
        <w:t xml:space="preserve">is </w:t>
      </w:r>
      <w:r>
        <w:t>still present.</w:t>
      </w:r>
    </w:p>
    <w:p w14:paraId="1FABE197" w14:textId="5FF52AB9" w:rsidR="008D30E1" w:rsidRDefault="00AC6926" w:rsidP="00AC6926">
      <w:r>
        <w:tab/>
      </w:r>
      <w:r w:rsidR="00303F27">
        <w:t>There’s no way around these hikes being the heart of this book. That is not meant to diminish those close to Knox</w:t>
      </w:r>
      <w:ins w:id="4" w:author="Rosenberg, Joshua" w:date="2026-04-07T21:11:00Z" w16du:dateUtc="2026-04-08T02:11:00Z">
        <w:r w:rsidR="00304601">
          <w:t>v</w:t>
        </w:r>
      </w:ins>
      <w:r w:rsidR="00303F27">
        <w:t>ille and the Cumberland Plateau, which in other parts of the country would stand apart as destinations in their own right. It just speaks to how special the Smokies can be.</w:t>
      </w:r>
    </w:p>
    <w:p w14:paraId="1FABE198" w14:textId="367A05AD" w:rsidR="008D30E1" w:rsidRDefault="00AC6926" w:rsidP="00AC6926">
      <w:r>
        <w:tab/>
      </w:r>
      <w:r w:rsidR="00303F27">
        <w:t xml:space="preserve">That said, a note and a warning. The high number of visitors and the proximity of Knoxville </w:t>
      </w:r>
      <w:r w:rsidR="00850227">
        <w:t>are</w:t>
      </w:r>
      <w:r w:rsidR="00303F27">
        <w:t xml:space="preserve"> key for families: you can be choosy about when and where to go! While there are few things more special than a Smokies hike up a beautiful creek on a perfect </w:t>
      </w:r>
      <w:ins w:id="5" w:author="Rosenberg, Joshua" w:date="2026-04-07T21:22:00Z" w16du:dateUtc="2026-04-08T02:22:00Z">
        <w:r w:rsidR="00722995">
          <w:t>f</w:t>
        </w:r>
      </w:ins>
      <w:del w:id="6" w:author="Rosenberg, Joshua" w:date="2026-04-07T21:22:00Z" w16du:dateUtc="2026-04-08T02:22:00Z">
        <w:r w:rsidR="00303F27" w:rsidDel="00722995">
          <w:delText>F</w:delText>
        </w:r>
      </w:del>
      <w:r w:rsidR="00303F27">
        <w:t xml:space="preserve">all day, there are few things more challenging than being stuck in traffic, no trail in sight, with </w:t>
      </w:r>
      <w:r w:rsidR="00850227">
        <w:t xml:space="preserve">a </w:t>
      </w:r>
      <w:r w:rsidR="00303F27">
        <w:t>tired out kid, or ending up on a trail that feels more like a line at nearby Dollywood than a hike in the woods. But this is the benefit of living in Knoxville, and even in the height of the summer, there are trails to visit—and times to visit—that will surprise you with how few people there are!</w:t>
      </w:r>
    </w:p>
    <w:p w14:paraId="06C96B1C" w14:textId="63F7239B" w:rsidR="00D840A7" w:rsidRDefault="00D840A7">
      <w:r>
        <w:br w:type="page"/>
      </w:r>
    </w:p>
    <w:p w14:paraId="354E74C2" w14:textId="65DC9B09" w:rsidR="00D840A7" w:rsidRDefault="00D840A7" w:rsidP="00AF6037">
      <w:pPr>
        <w:pStyle w:val="ChapterTitle"/>
      </w:pPr>
      <w:bookmarkStart w:id="7" w:name="trail-21-spruce-flats-falls"/>
      <w:r>
        <w:lastRenderedPageBreak/>
        <w:t>Spruce Flats Falls</w:t>
      </w:r>
    </w:p>
    <w:p w14:paraId="1DE1F80B" w14:textId="77777777" w:rsidR="00D840A7" w:rsidRPr="00AF6037" w:rsidRDefault="00D840A7" w:rsidP="00AF6037">
      <w:pPr>
        <w:rPr>
          <w:rStyle w:val="bold1"/>
        </w:rPr>
      </w:pPr>
      <w:commentRangeStart w:id="8"/>
      <w:r w:rsidRPr="00AF6037">
        <w:rPr>
          <w:rStyle w:val="bold1"/>
        </w:rPr>
        <w:t>Figures included in this chapter:</w:t>
      </w:r>
      <w:commentRangeEnd w:id="8"/>
      <w:r w:rsidR="0001777D" w:rsidRPr="00AF6037">
        <w:rPr>
          <w:rStyle w:val="CommentReference"/>
          <w:b/>
          <w:sz w:val="24"/>
          <w:szCs w:val="24"/>
        </w:rPr>
        <w:commentReference w:id="8"/>
      </w:r>
    </w:p>
    <w:p w14:paraId="00F56F01" w14:textId="77777777" w:rsidR="00D840A7" w:rsidRDefault="00D840A7" w:rsidP="00AF6037">
      <w:pPr>
        <w:rPr>
          <w:ins w:id="9" w:author="Rosenberg, Joshua" w:date="2026-04-10T16:25:00Z" w16du:dateUtc="2026-04-10T20:25:00Z"/>
        </w:rPr>
      </w:pPr>
      <w:r>
        <w:t>trail-21-figure-01.jpg</w:t>
      </w:r>
    </w:p>
    <w:p w14:paraId="31D2D289" w14:textId="30FAD647" w:rsidR="00BE1DC0" w:rsidRDefault="00BE1DC0" w:rsidP="00AF6037">
      <w:ins w:id="10" w:author="Rosenberg, Joshua" w:date="2026-04-10T16:25:00Z" w16du:dateUtc="2026-04-10T20:25:00Z">
        <w:r>
          <w:t>trail-21-map.jpeg</w:t>
        </w:r>
      </w:ins>
    </w:p>
    <w:p w14:paraId="62B024E5" w14:textId="150EBAC5" w:rsidR="00D840A7" w:rsidRDefault="00773918" w:rsidP="00AF6037">
      <w:r>
        <w:t xml:space="preserve">5.1 </w:t>
      </w:r>
      <w:r w:rsidR="00D840A7">
        <w:t>spruce-flats-kids.jpg</w:t>
      </w:r>
    </w:p>
    <w:p w14:paraId="1A84537D" w14:textId="77777777" w:rsidR="00D840A7" w:rsidRDefault="00D840A7" w:rsidP="00AF6037">
      <w:pPr>
        <w:pStyle w:val="A-Head"/>
      </w:pPr>
      <w:bookmarkStart w:id="11" w:name="overview"/>
      <w:r>
        <w:t>Overview</w:t>
      </w:r>
    </w:p>
    <w:p w14:paraId="6183AFBC" w14:textId="7D62C514" w:rsidR="00D840A7" w:rsidRDefault="00D840A7" w:rsidP="00AF6037">
      <w:r>
        <w:t xml:space="preserve">An adventurous hike in the Smokies accessible to many families, this hike is also a great introduction to the national park, particularly when visiting from around Knoxville (it’s fairly close). It’s on the Great Smoky Mountains Institute site at Tremont, a national leader in outdoors and environmental education. It is the first hike in this section for a good reason. The proximity to Townsend is a bonus. </w:t>
      </w:r>
      <w:del w:id="12" w:author="Rosenberg, Joshua" w:date="2026-04-09T16:15:00Z" w16du:dateUtc="2026-04-09T21:15:00Z">
        <w:r w:rsidDel="009C23A0">
          <w:delText xml:space="preserve">Best for little kids and big kids. </w:delText>
        </w:r>
      </w:del>
      <w:r>
        <w:t>We have hiked this trail with a two-month-old baby in wrap carrier! Just take your time and watch your footing. This (challenging, at time</w:t>
      </w:r>
      <w:r w:rsidR="00AF6037">
        <w:t>s</w:t>
      </w:r>
      <w:r>
        <w:t>) hike is well worth it!</w:t>
      </w:r>
    </w:p>
    <w:p w14:paraId="0F370696" w14:textId="77777777" w:rsidR="002B335B" w:rsidRDefault="002B335B" w:rsidP="00AF6037"/>
    <w:p w14:paraId="3AB9513C" w14:textId="33E5DD7F" w:rsidR="002B335B" w:rsidRDefault="002B335B" w:rsidP="00AF6037">
      <w:r>
        <w:t>[DESIGN: WE’LL NEED AN ELEMENT HERE TO CALL OUT THIS NOTE]</w:t>
      </w:r>
    </w:p>
    <w:p w14:paraId="517D1136" w14:textId="3AEBD1B3" w:rsidR="002B335B" w:rsidRDefault="002B335B" w:rsidP="002B335B">
      <w:pPr>
        <w:pStyle w:val="blockquote"/>
      </w:pPr>
      <w:r w:rsidRPr="00AF6037">
        <w:rPr>
          <w:rStyle w:val="bold1"/>
        </w:rPr>
        <w:t>Important: Spruce Flat</w:t>
      </w:r>
      <w:ins w:id="13" w:author="Rosenberg, Joshua" w:date="2026-04-09T16:23:00Z" w16du:dateUtc="2026-04-09T21:23:00Z">
        <w:r w:rsidR="007D001C">
          <w:rPr>
            <w:rStyle w:val="bold1"/>
          </w:rPr>
          <w:t>s</w:t>
        </w:r>
      </w:ins>
      <w:r w:rsidRPr="00AF6037">
        <w:rPr>
          <w:rStyle w:val="bold1"/>
        </w:rPr>
        <w:t xml:space="preserve"> Falls requires special consideration.</w:t>
      </w:r>
      <w:r>
        <w:t xml:space="preserve"> Spruce Flats Falls is an unofficial trail maintained by the Great Smoky Mountains Institute at Tremont, not the National Park Service. Heavy use has created erosion problems along the route. Respect this non-profit educational park partner by hiking only in small groups, staying on the designated path, and following our access directions carefully.</w:t>
      </w:r>
    </w:p>
    <w:p w14:paraId="255F1DC0" w14:textId="77777777" w:rsidR="00AF6037" w:rsidRPr="002B335B" w:rsidRDefault="00AF6037" w:rsidP="002B335B">
      <w:bookmarkStart w:id="14" w:name="key-characteristics"/>
      <w:bookmarkEnd w:id="11"/>
    </w:p>
    <w:p w14:paraId="2BA17A98" w14:textId="02F252CC" w:rsidR="00D840A7" w:rsidRDefault="00D840A7" w:rsidP="00AF6037">
      <w:pPr>
        <w:pStyle w:val="A-Head"/>
      </w:pPr>
      <w:r>
        <w:t xml:space="preserve">Key </w:t>
      </w:r>
      <w:r w:rsidRPr="00AF6037">
        <w:t>Characteristics</w:t>
      </w:r>
    </w:p>
    <w:tbl>
      <w:tblPr>
        <w:tblStyle w:val="Table"/>
        <w:tblW w:w="0" w:type="auto"/>
        <w:tblLook w:val="0020" w:firstRow="1" w:lastRow="0" w:firstColumn="0" w:lastColumn="0" w:noHBand="0" w:noVBand="0"/>
      </w:tblPr>
      <w:tblGrid>
        <w:gridCol w:w="2978"/>
        <w:gridCol w:w="3535"/>
      </w:tblGrid>
      <w:tr w:rsidR="00D840A7" w14:paraId="6DFB1F83" w14:textId="77777777" w:rsidTr="009E14D7">
        <w:trPr>
          <w:cnfStyle w:val="100000000000" w:firstRow="1" w:lastRow="0" w:firstColumn="0" w:lastColumn="0" w:oddVBand="0" w:evenVBand="0" w:oddHBand="0" w:evenHBand="0" w:firstRowFirstColumn="0" w:firstRowLastColumn="0" w:lastRowFirstColumn="0" w:lastRowLastColumn="0"/>
          <w:tblHeader/>
        </w:trPr>
        <w:tc>
          <w:tcPr>
            <w:tcW w:w="0" w:type="auto"/>
          </w:tcPr>
          <w:p w14:paraId="6CE8E0B3" w14:textId="77777777" w:rsidR="00D840A7" w:rsidRPr="00AF6037" w:rsidRDefault="00D840A7" w:rsidP="00AF6037">
            <w:pPr>
              <w:rPr>
                <w:rStyle w:val="bold1"/>
              </w:rPr>
            </w:pPr>
            <w:r w:rsidRPr="00AF6037">
              <w:rPr>
                <w:rStyle w:val="bold1"/>
              </w:rPr>
              <w:t>Characteristic</w:t>
            </w:r>
          </w:p>
        </w:tc>
        <w:tc>
          <w:tcPr>
            <w:tcW w:w="0" w:type="auto"/>
          </w:tcPr>
          <w:p w14:paraId="3D0117CE" w14:textId="77777777" w:rsidR="00D840A7" w:rsidRPr="00AF6037" w:rsidRDefault="00D840A7" w:rsidP="00AF6037">
            <w:pPr>
              <w:rPr>
                <w:rStyle w:val="bold1"/>
              </w:rPr>
            </w:pPr>
            <w:r w:rsidRPr="00AF6037">
              <w:rPr>
                <w:rStyle w:val="bold1"/>
              </w:rPr>
              <w:t>Details</w:t>
            </w:r>
          </w:p>
        </w:tc>
      </w:tr>
      <w:tr w:rsidR="00D840A7" w14:paraId="00244605" w14:textId="77777777">
        <w:tc>
          <w:tcPr>
            <w:tcW w:w="0" w:type="auto"/>
          </w:tcPr>
          <w:p w14:paraId="55F4D116" w14:textId="77777777" w:rsidR="00D840A7" w:rsidRDefault="00D840A7" w:rsidP="00AF6037">
            <w:r>
              <w:t>Time from Knoxville</w:t>
            </w:r>
          </w:p>
        </w:tc>
        <w:tc>
          <w:tcPr>
            <w:tcW w:w="0" w:type="auto"/>
          </w:tcPr>
          <w:p w14:paraId="2C06136F" w14:textId="77777777" w:rsidR="00D840A7" w:rsidRDefault="00D840A7" w:rsidP="00AF6037">
            <w:r>
              <w:t>50 mins</w:t>
            </w:r>
          </w:p>
        </w:tc>
      </w:tr>
      <w:tr w:rsidR="00D840A7" w14:paraId="75042AEB" w14:textId="77777777">
        <w:tc>
          <w:tcPr>
            <w:tcW w:w="0" w:type="auto"/>
          </w:tcPr>
          <w:p w14:paraId="0A9EE63E" w14:textId="77777777" w:rsidR="00D840A7" w:rsidRDefault="00D840A7" w:rsidP="00AF6037">
            <w:r>
              <w:t>Trail Distance (Miles)</w:t>
            </w:r>
          </w:p>
        </w:tc>
        <w:tc>
          <w:tcPr>
            <w:tcW w:w="0" w:type="auto"/>
          </w:tcPr>
          <w:p w14:paraId="0CF38363" w14:textId="77777777" w:rsidR="00D840A7" w:rsidRDefault="00D840A7" w:rsidP="00AF6037">
            <w:r>
              <w:t>1.6</w:t>
            </w:r>
          </w:p>
        </w:tc>
      </w:tr>
      <w:tr w:rsidR="00D840A7" w14:paraId="5F0CF448" w14:textId="77777777">
        <w:tc>
          <w:tcPr>
            <w:tcW w:w="0" w:type="auto"/>
          </w:tcPr>
          <w:p w14:paraId="3BEF72A2" w14:textId="77777777" w:rsidR="00D840A7" w:rsidRDefault="00D840A7" w:rsidP="00AF6037">
            <w:r>
              <w:t>Elevation Change</w:t>
            </w:r>
          </w:p>
        </w:tc>
        <w:tc>
          <w:tcPr>
            <w:tcW w:w="0" w:type="auto"/>
          </w:tcPr>
          <w:p w14:paraId="6C0D8DFC" w14:textId="77777777" w:rsidR="00D840A7" w:rsidRDefault="00D840A7" w:rsidP="00AF6037">
            <w:r>
              <w:t>Moderate</w:t>
            </w:r>
          </w:p>
        </w:tc>
      </w:tr>
      <w:tr w:rsidR="00D840A7" w14:paraId="3474C470" w14:textId="77777777">
        <w:tc>
          <w:tcPr>
            <w:tcW w:w="0" w:type="auto"/>
          </w:tcPr>
          <w:p w14:paraId="0F04520A" w14:textId="77777777" w:rsidR="00D840A7" w:rsidRDefault="00D840A7" w:rsidP="00AF6037">
            <w:r>
              <w:t>Pets</w:t>
            </w:r>
          </w:p>
        </w:tc>
        <w:tc>
          <w:tcPr>
            <w:tcW w:w="0" w:type="auto"/>
          </w:tcPr>
          <w:p w14:paraId="33CC01FB" w14:textId="77777777" w:rsidR="00D840A7" w:rsidRDefault="00D840A7" w:rsidP="00AF6037">
            <w:r>
              <w:t>Not Allowed</w:t>
            </w:r>
          </w:p>
        </w:tc>
      </w:tr>
      <w:tr w:rsidR="00D840A7" w14:paraId="7D0AE59D" w14:textId="77777777">
        <w:tc>
          <w:tcPr>
            <w:tcW w:w="0" w:type="auto"/>
          </w:tcPr>
          <w:p w14:paraId="7EA0D6BF" w14:textId="77777777" w:rsidR="00D840A7" w:rsidRDefault="00D840A7" w:rsidP="00AF6037">
            <w:r>
              <w:t>Parking Pass/Entrance Fee</w:t>
            </w:r>
          </w:p>
        </w:tc>
        <w:tc>
          <w:tcPr>
            <w:tcW w:w="0" w:type="auto"/>
          </w:tcPr>
          <w:p w14:paraId="7B5B6A53" w14:textId="77777777" w:rsidR="00D840A7" w:rsidRDefault="00D840A7" w:rsidP="00AF6037">
            <w:r>
              <w:t>Required</w:t>
            </w:r>
          </w:p>
        </w:tc>
      </w:tr>
      <w:tr w:rsidR="00D840A7" w14:paraId="175816AC" w14:textId="77777777">
        <w:tc>
          <w:tcPr>
            <w:tcW w:w="0" w:type="auto"/>
          </w:tcPr>
          <w:p w14:paraId="2617B4CB" w14:textId="77777777" w:rsidR="00D840A7" w:rsidRDefault="00D840A7" w:rsidP="00AF6037">
            <w:r>
              <w:t>Restroom(s)</w:t>
            </w:r>
          </w:p>
        </w:tc>
        <w:tc>
          <w:tcPr>
            <w:tcW w:w="0" w:type="auto"/>
          </w:tcPr>
          <w:p w14:paraId="767F93DA" w14:textId="77777777" w:rsidR="00D840A7" w:rsidRDefault="00D840A7" w:rsidP="00AF6037">
            <w:r>
              <w:t>Yes</w:t>
            </w:r>
          </w:p>
        </w:tc>
      </w:tr>
      <w:tr w:rsidR="00D840A7" w14:paraId="47552326" w14:textId="77777777">
        <w:tc>
          <w:tcPr>
            <w:tcW w:w="0" w:type="auto"/>
          </w:tcPr>
          <w:p w14:paraId="296A7D5B" w14:textId="77777777" w:rsidR="00D840A7" w:rsidRDefault="00D840A7" w:rsidP="00AF6037">
            <w:r>
              <w:t>Best Ages</w:t>
            </w:r>
          </w:p>
        </w:tc>
        <w:tc>
          <w:tcPr>
            <w:tcW w:w="0" w:type="auto"/>
          </w:tcPr>
          <w:p w14:paraId="7557E0BA" w14:textId="77777777" w:rsidR="00D840A7" w:rsidRDefault="00D840A7" w:rsidP="00AF6037">
            <w:r>
              <w:t>Big kids and Pre-teens and older</w:t>
            </w:r>
          </w:p>
        </w:tc>
      </w:tr>
      <w:tr w:rsidR="00D840A7" w14:paraId="2F42E6E7" w14:textId="77777777">
        <w:tc>
          <w:tcPr>
            <w:tcW w:w="0" w:type="auto"/>
          </w:tcPr>
          <w:p w14:paraId="28325215" w14:textId="77777777" w:rsidR="00D840A7" w:rsidRDefault="00D840A7" w:rsidP="00AF6037">
            <w:r>
              <w:t>Accessibility</w:t>
            </w:r>
          </w:p>
        </w:tc>
        <w:tc>
          <w:tcPr>
            <w:tcW w:w="0" w:type="auto"/>
          </w:tcPr>
          <w:p w14:paraId="2D83AAF9" w14:textId="77777777" w:rsidR="00D840A7" w:rsidRDefault="00D840A7" w:rsidP="00AF6037">
            <w:r>
              <w:t>Not accessible</w:t>
            </w:r>
          </w:p>
        </w:tc>
      </w:tr>
    </w:tbl>
    <w:p w14:paraId="34A0FA98" w14:textId="0E1CCD0C" w:rsidR="00D840A7" w:rsidRDefault="00D840A7">
      <w:pPr>
        <w:pStyle w:val="BodyText"/>
      </w:pPr>
    </w:p>
    <w:p w14:paraId="1EBA686C" w14:textId="77777777" w:rsidR="00D840A7" w:rsidRDefault="00D840A7" w:rsidP="00AF6037">
      <w:pPr>
        <w:pStyle w:val="A-Head"/>
      </w:pPr>
      <w:bookmarkStart w:id="15" w:name="directions-to-the-trailhead"/>
      <w:bookmarkEnd w:id="14"/>
      <w:r>
        <w:t xml:space="preserve">Directions to the </w:t>
      </w:r>
      <w:r w:rsidRPr="00AF6037">
        <w:t>Trailhead</w:t>
      </w:r>
    </w:p>
    <w:p w14:paraId="7044AA7C" w14:textId="77777777" w:rsidR="00D840A7" w:rsidRDefault="00D840A7" w:rsidP="00AF6037">
      <w:r>
        <w:t>Trailhead Address: 9275 Tremont Rd, Townsend, TN 37882</w:t>
      </w:r>
    </w:p>
    <w:p w14:paraId="154D3A2E" w14:textId="77777777" w:rsidR="00D840A7" w:rsidRDefault="00D840A7" w:rsidP="00AF6037">
      <w:r>
        <w:t>Trailhead GPS Coordinates: 35.64000, -83.68905</w:t>
      </w:r>
    </w:p>
    <w:p w14:paraId="4EBDB62D" w14:textId="77777777" w:rsidR="00D840A7" w:rsidRDefault="00D840A7" w:rsidP="00AF6037">
      <w:pPr>
        <w:ind w:firstLine="720"/>
      </w:pPr>
      <w:r>
        <w:t>The address and coordinates are for the Great Smoky Mountains Institute, as this is the easiest-to-locate destination. When nearly there (less than a quarter of a mile from the destination), you’ll cross a bridge to enter the Institute. You’ll park</w:t>
      </w:r>
      <w:del w:id="16" w:author="Rosenberg, Joshua" w:date="2026-04-07T21:11:00Z" w16du:dateUtc="2026-04-08T02:11:00Z">
        <w:r w:rsidDel="00412724">
          <w:delText>ing</w:delText>
        </w:r>
      </w:del>
      <w:r>
        <w:t xml:space="preserve"> on the left near the gift shop; though the trailhead and Google Maps will navigate you a little further, the parking you see here is the best place to park. From a trail at the back of the parking lot, start on the Lumber Ridge Trail to begin this hike.</w:t>
      </w:r>
    </w:p>
    <w:p w14:paraId="2E789C85" w14:textId="77777777" w:rsidR="002B57E9" w:rsidRDefault="002B57E9" w:rsidP="00AF6037">
      <w:pPr>
        <w:ind w:firstLine="720"/>
      </w:pPr>
    </w:p>
    <w:p w14:paraId="5F02B06A" w14:textId="77777777" w:rsidR="00D840A7" w:rsidRDefault="00D840A7" w:rsidP="002B57E9">
      <w:pPr>
        <w:pStyle w:val="A-Head"/>
      </w:pPr>
      <w:bookmarkStart w:id="17" w:name="trail-description"/>
      <w:bookmarkEnd w:id="15"/>
      <w:r>
        <w:t>Trail Description</w:t>
      </w:r>
    </w:p>
    <w:tbl>
      <w:tblPr>
        <w:tblStyle w:val="Table"/>
        <w:tblW w:w="5000" w:type="pct"/>
        <w:tblLayout w:type="fixed"/>
        <w:tblLook w:val="0020" w:firstRow="1" w:lastRow="0" w:firstColumn="0" w:lastColumn="0" w:noHBand="0" w:noVBand="0"/>
      </w:tblPr>
      <w:tblGrid>
        <w:gridCol w:w="1820"/>
        <w:gridCol w:w="7540"/>
      </w:tblGrid>
      <w:tr w:rsidR="00D840A7" w14:paraId="3B2C2AED" w14:textId="77777777" w:rsidTr="009E14D7">
        <w:trPr>
          <w:cnfStyle w:val="100000000000" w:firstRow="1" w:lastRow="0" w:firstColumn="0" w:lastColumn="0" w:oddVBand="0" w:evenVBand="0" w:oddHBand="0" w:evenHBand="0" w:firstRowFirstColumn="0" w:firstRowLastColumn="0" w:lastRowFirstColumn="0" w:lastRowLastColumn="0"/>
          <w:tblHeader/>
        </w:trPr>
        <w:tc>
          <w:tcPr>
            <w:tcW w:w="1540" w:type="dxa"/>
          </w:tcPr>
          <w:p w14:paraId="0536CB12" w14:textId="77777777" w:rsidR="00D840A7" w:rsidRPr="002B57E9" w:rsidRDefault="00D840A7" w:rsidP="002B57E9">
            <w:pPr>
              <w:rPr>
                <w:rStyle w:val="bold1"/>
              </w:rPr>
            </w:pPr>
            <w:r w:rsidRPr="002B57E9">
              <w:rPr>
                <w:rStyle w:val="bold1"/>
              </w:rPr>
              <w:t>Distance from Start</w:t>
            </w:r>
          </w:p>
        </w:tc>
        <w:tc>
          <w:tcPr>
            <w:tcW w:w="6380" w:type="dxa"/>
          </w:tcPr>
          <w:p w14:paraId="22192EFB" w14:textId="77777777" w:rsidR="00D840A7" w:rsidRPr="002B57E9" w:rsidRDefault="00D840A7" w:rsidP="002B57E9">
            <w:pPr>
              <w:rPr>
                <w:rStyle w:val="bold1"/>
              </w:rPr>
            </w:pPr>
            <w:r w:rsidRPr="002B57E9">
              <w:rPr>
                <w:rStyle w:val="bold1"/>
              </w:rPr>
              <w:t>Description</w:t>
            </w:r>
          </w:p>
        </w:tc>
      </w:tr>
      <w:tr w:rsidR="00D840A7" w14:paraId="08D0070B" w14:textId="77777777">
        <w:tc>
          <w:tcPr>
            <w:tcW w:w="1540" w:type="dxa"/>
          </w:tcPr>
          <w:p w14:paraId="28779479" w14:textId="77777777" w:rsidR="00D840A7" w:rsidRDefault="00D840A7" w:rsidP="002B57E9">
            <w:r>
              <w:t>0.0</w:t>
            </w:r>
          </w:p>
        </w:tc>
        <w:tc>
          <w:tcPr>
            <w:tcW w:w="6380" w:type="dxa"/>
          </w:tcPr>
          <w:p w14:paraId="0E87BFA6" w14:textId="77777777" w:rsidR="00D840A7" w:rsidRDefault="00D840A7" w:rsidP="002B57E9">
            <w:r>
              <w:t>Though the main trail you take to the falls is the Buckeye Trail, you will start the hike on the Lumber Ridge Trail. Ample signage is available to help avoid confusion.</w:t>
            </w:r>
          </w:p>
        </w:tc>
      </w:tr>
      <w:tr w:rsidR="00D840A7" w14:paraId="0D914983" w14:textId="77777777">
        <w:tc>
          <w:tcPr>
            <w:tcW w:w="1540" w:type="dxa"/>
          </w:tcPr>
          <w:p w14:paraId="2FAAEC44" w14:textId="77777777" w:rsidR="00D840A7" w:rsidRDefault="00D840A7" w:rsidP="002B57E9">
            <w:r>
              <w:t>0.1</w:t>
            </w:r>
          </w:p>
        </w:tc>
        <w:tc>
          <w:tcPr>
            <w:tcW w:w="6380" w:type="dxa"/>
          </w:tcPr>
          <w:p w14:paraId="4B36BA2E" w14:textId="77777777" w:rsidR="00D840A7" w:rsidRDefault="00D840A7" w:rsidP="002B57E9">
            <w:r>
              <w:t>Turn right onto the Buckeye Trail.</w:t>
            </w:r>
          </w:p>
        </w:tc>
      </w:tr>
      <w:tr w:rsidR="00D840A7" w14:paraId="6B23834B" w14:textId="77777777">
        <w:tc>
          <w:tcPr>
            <w:tcW w:w="1540" w:type="dxa"/>
          </w:tcPr>
          <w:p w14:paraId="19BDCF0E" w14:textId="77777777" w:rsidR="00D840A7" w:rsidRDefault="00D840A7" w:rsidP="002B57E9">
            <w:r>
              <w:t>0.15</w:t>
            </w:r>
          </w:p>
        </w:tc>
        <w:tc>
          <w:tcPr>
            <w:tcW w:w="6380" w:type="dxa"/>
          </w:tcPr>
          <w:p w14:paraId="21BD02DC" w14:textId="77777777" w:rsidR="00D840A7" w:rsidRDefault="00D840A7" w:rsidP="002B57E9">
            <w:r>
              <w:t>Trail levels out before a steep climb.</w:t>
            </w:r>
          </w:p>
        </w:tc>
      </w:tr>
      <w:tr w:rsidR="00D840A7" w14:paraId="141BC75F" w14:textId="77777777">
        <w:tc>
          <w:tcPr>
            <w:tcW w:w="1540" w:type="dxa"/>
          </w:tcPr>
          <w:p w14:paraId="4C70B820" w14:textId="77777777" w:rsidR="00D840A7" w:rsidRDefault="00D840A7" w:rsidP="002B57E9">
            <w:r>
              <w:t>0.3</w:t>
            </w:r>
          </w:p>
        </w:tc>
        <w:tc>
          <w:tcPr>
            <w:tcW w:w="6380" w:type="dxa"/>
          </w:tcPr>
          <w:p w14:paraId="1B548269" w14:textId="77777777" w:rsidR="00D840A7" w:rsidRDefault="00D840A7" w:rsidP="002B57E9">
            <w:r>
              <w:t>Climb begins. It’s a (good) challenge!</w:t>
            </w:r>
          </w:p>
        </w:tc>
      </w:tr>
      <w:tr w:rsidR="00D840A7" w14:paraId="36A12434" w14:textId="77777777">
        <w:tc>
          <w:tcPr>
            <w:tcW w:w="1540" w:type="dxa"/>
          </w:tcPr>
          <w:p w14:paraId="08BC3718" w14:textId="77777777" w:rsidR="00D840A7" w:rsidRDefault="00D840A7" w:rsidP="002B57E9">
            <w:r>
              <w:t>0.5</w:t>
            </w:r>
          </w:p>
        </w:tc>
        <w:tc>
          <w:tcPr>
            <w:tcW w:w="6380" w:type="dxa"/>
          </w:tcPr>
          <w:p w14:paraId="379A544F" w14:textId="77777777" w:rsidR="00D840A7" w:rsidRDefault="00D840A7" w:rsidP="002B57E9">
            <w:r>
              <w:t>High point of the hike in a piney outcropping. Good photo spot. Begin to wind down toward the waterfall.</w:t>
            </w:r>
          </w:p>
        </w:tc>
      </w:tr>
      <w:tr w:rsidR="00D840A7" w14:paraId="4F20C617" w14:textId="77777777">
        <w:tc>
          <w:tcPr>
            <w:tcW w:w="1540" w:type="dxa"/>
          </w:tcPr>
          <w:p w14:paraId="5EF6BFFF" w14:textId="77777777" w:rsidR="00D840A7" w:rsidRDefault="00D840A7" w:rsidP="002B57E9">
            <w:r>
              <w:t>0.8</w:t>
            </w:r>
          </w:p>
        </w:tc>
        <w:tc>
          <w:tcPr>
            <w:tcW w:w="6380" w:type="dxa"/>
          </w:tcPr>
          <w:p w14:paraId="3B308310" w14:textId="52AD432D" w:rsidR="00D840A7" w:rsidRDefault="00D840A7" w:rsidP="002B57E9">
            <w:r>
              <w:t>Spruce Flat</w:t>
            </w:r>
            <w:ins w:id="18" w:author="Rosenberg, Joshua" w:date="2026-04-09T16:23:00Z" w16du:dateUtc="2026-04-09T21:23:00Z">
              <w:r w:rsidR="00784005">
                <w:t>s</w:t>
              </w:r>
            </w:ins>
            <w:r>
              <w:t xml:space="preserve"> Falls. A great snack or picnic spot. After a nice break, turn around the way you came.</w:t>
            </w:r>
          </w:p>
        </w:tc>
      </w:tr>
      <w:tr w:rsidR="00D840A7" w14:paraId="7047A80C" w14:textId="77777777">
        <w:tc>
          <w:tcPr>
            <w:tcW w:w="1540" w:type="dxa"/>
          </w:tcPr>
          <w:p w14:paraId="375C52EC" w14:textId="77777777" w:rsidR="00D840A7" w:rsidRDefault="00D840A7" w:rsidP="002B57E9">
            <w:r>
              <w:t>1.6</w:t>
            </w:r>
          </w:p>
        </w:tc>
        <w:tc>
          <w:tcPr>
            <w:tcW w:w="6380" w:type="dxa"/>
          </w:tcPr>
          <w:p w14:paraId="6BE5F728" w14:textId="77777777" w:rsidR="00D840A7" w:rsidRDefault="00D840A7" w:rsidP="002B57E9">
            <w:r>
              <w:t>Trailhead.</w:t>
            </w:r>
          </w:p>
        </w:tc>
      </w:tr>
    </w:tbl>
    <w:p w14:paraId="60C188D8" w14:textId="77777777" w:rsidR="002B57E9" w:rsidRDefault="002B57E9">
      <w:pPr>
        <w:pStyle w:val="Heading3"/>
      </w:pPr>
      <w:bookmarkStart w:id="19" w:name="nearby"/>
      <w:bookmarkEnd w:id="17"/>
    </w:p>
    <w:p w14:paraId="0806D191" w14:textId="2DD1B2B5" w:rsidR="00D840A7" w:rsidRDefault="00D840A7" w:rsidP="002B57E9">
      <w:pPr>
        <w:pStyle w:val="A-Head"/>
      </w:pPr>
      <w:r>
        <w:t>Nearby</w:t>
      </w:r>
    </w:p>
    <w:p w14:paraId="08A26F3C" w14:textId="5E86DFEC" w:rsidR="00D840A7" w:rsidRDefault="00D840A7" w:rsidP="002B57E9">
      <w:r w:rsidRPr="002B57E9">
        <w:rPr>
          <w:rStyle w:val="bold1"/>
        </w:rPr>
        <w:t>Stop at the Tremont store.</w:t>
      </w:r>
      <w:r>
        <w:t xml:space="preserve"> The gift store at Tremont (the full name is the Great Smoky Mountains Institute at Tremont) is usually open Monday—Friday from 10:00 a.m.</w:t>
      </w:r>
      <w:r w:rsidR="002B57E9">
        <w:t xml:space="preserve"> to </w:t>
      </w:r>
      <w:r>
        <w:t>4:00 p.m.</w:t>
      </w:r>
    </w:p>
    <w:p w14:paraId="5A92162E" w14:textId="77777777" w:rsidR="00D840A7" w:rsidRDefault="00D840A7" w:rsidP="002B57E9">
      <w:r w:rsidRPr="002B57E9">
        <w:rPr>
          <w:rStyle w:val="bold1"/>
        </w:rPr>
        <w:lastRenderedPageBreak/>
        <w:t>Hike the West Prong trail.</w:t>
      </w:r>
      <w:r>
        <w:t xml:space="preserve"> This is a great nearby trail to a great picnic spot (at the site of Backcountry Site #18, across the road from the Great Smoky Mountains Institute at Tremont.</w:t>
      </w:r>
    </w:p>
    <w:p w14:paraId="3169C432" w14:textId="77777777" w:rsidR="00D840A7" w:rsidRDefault="00D840A7" w:rsidP="002B57E9">
      <w:r w:rsidRPr="002B57E9">
        <w:rPr>
          <w:rStyle w:val="bold1"/>
        </w:rPr>
        <w:t>Visit Townsend.</w:t>
      </w:r>
      <w:r>
        <w:t xml:space="preserve"> See Chestnut Top</w:t>
      </w:r>
      <w:del w:id="20" w:author="Rosenberg, Joshua" w:date="2026-04-09T16:24:00Z" w16du:dateUtc="2026-04-09T21:24:00Z">
        <w:r w:rsidDel="00FA5777">
          <w:delText>s</w:delText>
        </w:r>
      </w:del>
      <w:r>
        <w:t xml:space="preserve"> trail for more detail.</w:t>
      </w:r>
    </w:p>
    <w:bookmarkEnd w:id="7"/>
    <w:bookmarkEnd w:id="19"/>
    <w:p w14:paraId="1B1DDF02" w14:textId="01F2EEE0" w:rsidR="00D840A7" w:rsidRDefault="00D840A7">
      <w:r>
        <w:br w:type="page"/>
      </w:r>
    </w:p>
    <w:p w14:paraId="0A16B128" w14:textId="7ED0D97A" w:rsidR="00303F27" w:rsidRDefault="00303F27" w:rsidP="00004CEE">
      <w:pPr>
        <w:pStyle w:val="ChapterTitle"/>
      </w:pPr>
      <w:bookmarkStart w:id="21" w:name="trail-22-little-river"/>
      <w:r>
        <w:lastRenderedPageBreak/>
        <w:t>Little River</w:t>
      </w:r>
    </w:p>
    <w:p w14:paraId="2397071A" w14:textId="77777777" w:rsidR="00303F27" w:rsidRPr="00773918" w:rsidRDefault="00303F27" w:rsidP="00773918">
      <w:pPr>
        <w:rPr>
          <w:rStyle w:val="bold1"/>
        </w:rPr>
      </w:pPr>
      <w:r w:rsidRPr="00773918">
        <w:rPr>
          <w:rStyle w:val="bold1"/>
        </w:rPr>
        <w:t>Figures included in this chapter:</w:t>
      </w:r>
    </w:p>
    <w:p w14:paraId="73F8336E" w14:textId="77777777" w:rsidR="00303F27" w:rsidRDefault="00303F27" w:rsidP="00773918">
      <w:r>
        <w:t>trail-22-figure-02.jpg</w:t>
      </w:r>
    </w:p>
    <w:p w14:paraId="13D9EBA4" w14:textId="77777777" w:rsidR="00303F27" w:rsidRDefault="00303F27" w:rsidP="00773918">
      <w:r>
        <w:t>trail-22-map.jpeg</w:t>
      </w:r>
    </w:p>
    <w:p w14:paraId="2A319C9D" w14:textId="3807628F" w:rsidR="00303F27" w:rsidRDefault="00773918" w:rsidP="00773918">
      <w:r>
        <w:t xml:space="preserve">5.2 </w:t>
      </w:r>
      <w:r w:rsidR="00303F27">
        <w:t>little river rocks kids.jpeg</w:t>
      </w:r>
    </w:p>
    <w:p w14:paraId="4C52090D" w14:textId="77777777" w:rsidR="00303F27" w:rsidRDefault="00303F27" w:rsidP="00773918">
      <w:pPr>
        <w:pStyle w:val="A-Head"/>
      </w:pPr>
      <w:r>
        <w:t>Overview</w:t>
      </w:r>
    </w:p>
    <w:p w14:paraId="023225A6" w14:textId="77777777" w:rsidR="00303F27" w:rsidRDefault="00303F27" w:rsidP="00773918">
      <w:r>
        <w:t>This hike is a great introduction to the Great Smoky Mountains National Park by featuring a bit of many of the elements that make the Smokies special: a trail along a beautiful, clear river; a waterfall; abundant plant and aquatic wildlife; deep forest; and a peek into Smokies history when you step into the cabins in the Elkmont Historic District. The hike starts at the Little River trailhead, following the Little River along its namesake river. Turn around near the small waterfall or continue the loop back to the trailhead. Great for kids of all ages, because there is not any one spot you must reach on the trail. Simply hike as far as you like and then head back to picnic or check out the historic cabins!</w:t>
      </w:r>
    </w:p>
    <w:p w14:paraId="7D105344" w14:textId="77777777" w:rsidR="00773918" w:rsidRDefault="00773918" w:rsidP="00773918"/>
    <w:p w14:paraId="58DAF053" w14:textId="77777777" w:rsidR="00303F27" w:rsidRDefault="00303F27" w:rsidP="00773918">
      <w:pPr>
        <w:pStyle w:val="A-Head"/>
      </w:pPr>
      <w:r>
        <w:t>Key Characteristics</w:t>
      </w:r>
    </w:p>
    <w:tbl>
      <w:tblPr>
        <w:tblStyle w:val="Table"/>
        <w:tblW w:w="5000" w:type="pct"/>
        <w:tblLayout w:type="fixed"/>
        <w:tblLook w:val="0020" w:firstRow="1" w:lastRow="0" w:firstColumn="0" w:lastColumn="0" w:noHBand="0" w:noVBand="0"/>
      </w:tblPr>
      <w:tblGrid>
        <w:gridCol w:w="3370"/>
        <w:gridCol w:w="5990"/>
      </w:tblGrid>
      <w:tr w:rsidR="00303F27" w14:paraId="7E198472" w14:textId="77777777" w:rsidTr="00CB7015">
        <w:trPr>
          <w:cnfStyle w:val="100000000000" w:firstRow="1" w:lastRow="0" w:firstColumn="0" w:lastColumn="0" w:oddVBand="0" w:evenVBand="0" w:oddHBand="0" w:evenHBand="0" w:firstRowFirstColumn="0" w:firstRowLastColumn="0" w:lastRowFirstColumn="0" w:lastRowLastColumn="0"/>
          <w:tblHeader/>
        </w:trPr>
        <w:tc>
          <w:tcPr>
            <w:tcW w:w="2851" w:type="dxa"/>
          </w:tcPr>
          <w:p w14:paraId="624281A2" w14:textId="77777777" w:rsidR="00303F27" w:rsidRPr="00773918" w:rsidRDefault="00303F27" w:rsidP="00773918">
            <w:pPr>
              <w:rPr>
                <w:rStyle w:val="bold1"/>
              </w:rPr>
            </w:pPr>
            <w:r w:rsidRPr="00773918">
              <w:rPr>
                <w:rStyle w:val="bold1"/>
              </w:rPr>
              <w:t>Characteristic</w:t>
            </w:r>
          </w:p>
        </w:tc>
        <w:tc>
          <w:tcPr>
            <w:tcW w:w="5068" w:type="dxa"/>
          </w:tcPr>
          <w:p w14:paraId="2C7420C2" w14:textId="77777777" w:rsidR="00303F27" w:rsidRPr="00773918" w:rsidRDefault="00303F27" w:rsidP="00773918">
            <w:pPr>
              <w:rPr>
                <w:rStyle w:val="bold1"/>
              </w:rPr>
            </w:pPr>
            <w:r w:rsidRPr="00773918">
              <w:rPr>
                <w:rStyle w:val="bold1"/>
              </w:rPr>
              <w:t>Details</w:t>
            </w:r>
          </w:p>
        </w:tc>
      </w:tr>
      <w:tr w:rsidR="00303F27" w14:paraId="5AC53BC3" w14:textId="77777777">
        <w:tc>
          <w:tcPr>
            <w:tcW w:w="2851" w:type="dxa"/>
          </w:tcPr>
          <w:p w14:paraId="33FAFEAE" w14:textId="77777777" w:rsidR="00303F27" w:rsidRDefault="00303F27" w:rsidP="00773918">
            <w:r>
              <w:t>Time from Knoxville</w:t>
            </w:r>
          </w:p>
        </w:tc>
        <w:tc>
          <w:tcPr>
            <w:tcW w:w="5068" w:type="dxa"/>
          </w:tcPr>
          <w:p w14:paraId="3F091707" w14:textId="77777777" w:rsidR="00303F27" w:rsidRDefault="00303F27" w:rsidP="00773918">
            <w:r>
              <w:t>1 hour</w:t>
            </w:r>
          </w:p>
        </w:tc>
      </w:tr>
      <w:tr w:rsidR="00303F27" w14:paraId="3B86934F" w14:textId="77777777">
        <w:tc>
          <w:tcPr>
            <w:tcW w:w="2851" w:type="dxa"/>
          </w:tcPr>
          <w:p w14:paraId="5B9287F9" w14:textId="77777777" w:rsidR="00303F27" w:rsidRDefault="00303F27" w:rsidP="00773918">
            <w:r>
              <w:t>Trail Distance (Miles)</w:t>
            </w:r>
          </w:p>
        </w:tc>
        <w:tc>
          <w:tcPr>
            <w:tcW w:w="5068" w:type="dxa"/>
          </w:tcPr>
          <w:p w14:paraId="1F773706" w14:textId="77777777" w:rsidR="00303F27" w:rsidRDefault="00303F27" w:rsidP="00773918">
            <w:r>
              <w:t>5.5</w:t>
            </w:r>
          </w:p>
        </w:tc>
      </w:tr>
      <w:tr w:rsidR="00303F27" w14:paraId="4F0BBF3B" w14:textId="77777777">
        <w:tc>
          <w:tcPr>
            <w:tcW w:w="2851" w:type="dxa"/>
          </w:tcPr>
          <w:p w14:paraId="34CE0508" w14:textId="77777777" w:rsidR="00303F27" w:rsidRDefault="00303F27" w:rsidP="00773918">
            <w:r>
              <w:t>Elevation Change</w:t>
            </w:r>
          </w:p>
        </w:tc>
        <w:tc>
          <w:tcPr>
            <w:tcW w:w="5068" w:type="dxa"/>
          </w:tcPr>
          <w:p w14:paraId="5EA3DABF" w14:textId="77777777" w:rsidR="00303F27" w:rsidRDefault="00303F27" w:rsidP="00773918">
            <w:r>
              <w:t>Moderate</w:t>
            </w:r>
          </w:p>
        </w:tc>
      </w:tr>
      <w:tr w:rsidR="00303F27" w14:paraId="489289DF" w14:textId="77777777">
        <w:tc>
          <w:tcPr>
            <w:tcW w:w="2851" w:type="dxa"/>
          </w:tcPr>
          <w:p w14:paraId="10B41F37" w14:textId="77777777" w:rsidR="00303F27" w:rsidRDefault="00303F27" w:rsidP="00773918">
            <w:r>
              <w:t>Pets</w:t>
            </w:r>
          </w:p>
        </w:tc>
        <w:tc>
          <w:tcPr>
            <w:tcW w:w="5068" w:type="dxa"/>
          </w:tcPr>
          <w:p w14:paraId="691E4038" w14:textId="77777777" w:rsidR="00303F27" w:rsidRDefault="00303F27" w:rsidP="00773918">
            <w:r>
              <w:t>Not Allowed</w:t>
            </w:r>
          </w:p>
        </w:tc>
      </w:tr>
      <w:tr w:rsidR="00303F27" w14:paraId="6ADC4A26" w14:textId="77777777">
        <w:tc>
          <w:tcPr>
            <w:tcW w:w="2851" w:type="dxa"/>
          </w:tcPr>
          <w:p w14:paraId="38C00E92" w14:textId="77777777" w:rsidR="00303F27" w:rsidRDefault="00303F27" w:rsidP="00773918">
            <w:r>
              <w:lastRenderedPageBreak/>
              <w:t>Parking Pass/Entrance Fee</w:t>
            </w:r>
          </w:p>
        </w:tc>
        <w:tc>
          <w:tcPr>
            <w:tcW w:w="5068" w:type="dxa"/>
          </w:tcPr>
          <w:p w14:paraId="3AFBD9B8" w14:textId="77777777" w:rsidR="00303F27" w:rsidRDefault="00303F27" w:rsidP="00773918">
            <w:r>
              <w:t>Required</w:t>
            </w:r>
          </w:p>
        </w:tc>
      </w:tr>
      <w:tr w:rsidR="00303F27" w14:paraId="4BBA82CD" w14:textId="77777777">
        <w:tc>
          <w:tcPr>
            <w:tcW w:w="2851" w:type="dxa"/>
          </w:tcPr>
          <w:p w14:paraId="201579A2" w14:textId="77777777" w:rsidR="00303F27" w:rsidRDefault="00303F27" w:rsidP="00773918">
            <w:r>
              <w:t>Restroom(s)</w:t>
            </w:r>
          </w:p>
        </w:tc>
        <w:tc>
          <w:tcPr>
            <w:tcW w:w="5068" w:type="dxa"/>
          </w:tcPr>
          <w:p w14:paraId="72E80FFE" w14:textId="77777777" w:rsidR="00303F27" w:rsidRDefault="00303F27" w:rsidP="00773918">
            <w:r>
              <w:t>No</w:t>
            </w:r>
          </w:p>
        </w:tc>
      </w:tr>
      <w:tr w:rsidR="00303F27" w14:paraId="7F684B28" w14:textId="77777777">
        <w:tc>
          <w:tcPr>
            <w:tcW w:w="2851" w:type="dxa"/>
          </w:tcPr>
          <w:p w14:paraId="4D38D228" w14:textId="77777777" w:rsidR="00303F27" w:rsidRDefault="00303F27" w:rsidP="00773918">
            <w:r>
              <w:t>Best Ages</w:t>
            </w:r>
          </w:p>
        </w:tc>
        <w:tc>
          <w:tcPr>
            <w:tcW w:w="5068" w:type="dxa"/>
          </w:tcPr>
          <w:p w14:paraId="17E320A6" w14:textId="77777777" w:rsidR="00303F27" w:rsidRDefault="00303F27" w:rsidP="00773918">
            <w:r>
              <w:t>Little kids, Big kids, and Pre-teens and older</w:t>
            </w:r>
          </w:p>
        </w:tc>
      </w:tr>
      <w:tr w:rsidR="00303F27" w14:paraId="4E843DC5" w14:textId="77777777">
        <w:tc>
          <w:tcPr>
            <w:tcW w:w="2851" w:type="dxa"/>
          </w:tcPr>
          <w:p w14:paraId="5F1828FA" w14:textId="77777777" w:rsidR="00303F27" w:rsidRDefault="00303F27" w:rsidP="00773918">
            <w:r>
              <w:t>Accessibility</w:t>
            </w:r>
          </w:p>
        </w:tc>
        <w:tc>
          <w:tcPr>
            <w:tcW w:w="5068" w:type="dxa"/>
          </w:tcPr>
          <w:p w14:paraId="3CE8EACB" w14:textId="77777777" w:rsidR="00303F27" w:rsidRDefault="00303F27" w:rsidP="00773918">
            <w:r>
              <w:t>Not accessible</w:t>
            </w:r>
          </w:p>
        </w:tc>
      </w:tr>
    </w:tbl>
    <w:p w14:paraId="22459B96" w14:textId="77777777" w:rsidR="00773918" w:rsidRDefault="00773918">
      <w:pPr>
        <w:pStyle w:val="Heading3"/>
      </w:pPr>
    </w:p>
    <w:p w14:paraId="4242881B" w14:textId="6D5CF591" w:rsidR="00303F27" w:rsidRDefault="00303F27" w:rsidP="00773918">
      <w:pPr>
        <w:pStyle w:val="A-Head"/>
      </w:pPr>
      <w:r>
        <w:t>Directions to the Trailhead</w:t>
      </w:r>
    </w:p>
    <w:p w14:paraId="0D6C4FF9" w14:textId="77777777" w:rsidR="00303F27" w:rsidRDefault="00303F27" w:rsidP="00773918">
      <w:r>
        <w:t>Trailhead Address: Elkmont Campground, MC58+3H Gatlinburg</w:t>
      </w:r>
    </w:p>
    <w:p w14:paraId="0F44C6F9" w14:textId="77777777" w:rsidR="00303F27" w:rsidRDefault="00303F27" w:rsidP="00773918">
      <w:r>
        <w:t>Trailhead GPS Coordinates: 35.65346, -83.58005</w:t>
      </w:r>
    </w:p>
    <w:p w14:paraId="5C91E4D2" w14:textId="77777777" w:rsidR="00303F27" w:rsidRDefault="00303F27" w:rsidP="00773918">
      <w:pPr>
        <w:ind w:firstLine="720"/>
      </w:pPr>
      <w:r>
        <w:t>Please note: the trailhead does not have a specific address and includes a “Plus code” to park at the start of the Little River Trail. If you navigate to “Elkmont Campground,” then look for signs to parking for the Little River Trail. Park and look for the gate across the gravel road, where the Little River Trail begins.</w:t>
      </w:r>
    </w:p>
    <w:p w14:paraId="060A3E95" w14:textId="77777777" w:rsidR="00773918" w:rsidRDefault="00773918" w:rsidP="00773918">
      <w:pPr>
        <w:ind w:firstLine="720"/>
      </w:pPr>
    </w:p>
    <w:p w14:paraId="64042620" w14:textId="77777777" w:rsidR="00303F27" w:rsidRDefault="00303F27" w:rsidP="00773918">
      <w:pPr>
        <w:pStyle w:val="A-Head"/>
      </w:pPr>
      <w:r>
        <w:t>Trail Description</w:t>
      </w:r>
    </w:p>
    <w:tbl>
      <w:tblPr>
        <w:tblStyle w:val="Table"/>
        <w:tblW w:w="5000" w:type="pct"/>
        <w:tblLayout w:type="fixed"/>
        <w:tblLook w:val="0020" w:firstRow="1" w:lastRow="0" w:firstColumn="0" w:lastColumn="0" w:noHBand="0" w:noVBand="0"/>
      </w:tblPr>
      <w:tblGrid>
        <w:gridCol w:w="1117"/>
        <w:gridCol w:w="8243"/>
      </w:tblGrid>
      <w:tr w:rsidR="00303F27" w14:paraId="013EC240" w14:textId="77777777" w:rsidTr="00CB7015">
        <w:trPr>
          <w:cnfStyle w:val="100000000000" w:firstRow="1" w:lastRow="0" w:firstColumn="0" w:lastColumn="0" w:oddVBand="0" w:evenVBand="0" w:oddHBand="0" w:evenHBand="0" w:firstRowFirstColumn="0" w:firstRowLastColumn="0" w:lastRowFirstColumn="0" w:lastRowLastColumn="0"/>
          <w:tblHeader/>
        </w:trPr>
        <w:tc>
          <w:tcPr>
            <w:tcW w:w="945" w:type="dxa"/>
          </w:tcPr>
          <w:p w14:paraId="0E3791AA" w14:textId="77777777" w:rsidR="00303F27" w:rsidRPr="00773918" w:rsidRDefault="00303F27" w:rsidP="00773918">
            <w:pPr>
              <w:rPr>
                <w:rStyle w:val="bold1"/>
              </w:rPr>
            </w:pPr>
            <w:r w:rsidRPr="00773918">
              <w:rPr>
                <w:rStyle w:val="bold1"/>
              </w:rPr>
              <w:t>Distance from Start</w:t>
            </w:r>
          </w:p>
        </w:tc>
        <w:tc>
          <w:tcPr>
            <w:tcW w:w="6975" w:type="dxa"/>
          </w:tcPr>
          <w:p w14:paraId="04DBD9CA" w14:textId="77777777" w:rsidR="00303F27" w:rsidRPr="00773918" w:rsidRDefault="00303F27" w:rsidP="00773918">
            <w:pPr>
              <w:rPr>
                <w:rStyle w:val="bold1"/>
              </w:rPr>
            </w:pPr>
            <w:r w:rsidRPr="00773918">
              <w:rPr>
                <w:rStyle w:val="bold1"/>
              </w:rPr>
              <w:t>Description</w:t>
            </w:r>
          </w:p>
        </w:tc>
      </w:tr>
      <w:tr w:rsidR="00303F27" w14:paraId="6A5A9CEE" w14:textId="77777777">
        <w:tc>
          <w:tcPr>
            <w:tcW w:w="945" w:type="dxa"/>
          </w:tcPr>
          <w:p w14:paraId="5FAEB6A3" w14:textId="77777777" w:rsidR="00303F27" w:rsidRDefault="00303F27" w:rsidP="00773918">
            <w:r>
              <w:t>0.0</w:t>
            </w:r>
          </w:p>
        </w:tc>
        <w:tc>
          <w:tcPr>
            <w:tcW w:w="6975" w:type="dxa"/>
          </w:tcPr>
          <w:p w14:paraId="4CA17D8E" w14:textId="77777777" w:rsidR="00303F27" w:rsidRDefault="00303F27" w:rsidP="00773918">
            <w:r>
              <w:t>Pass around the gate (it’s closed only to vehicles) to begin on the Little River Trail.</w:t>
            </w:r>
          </w:p>
        </w:tc>
      </w:tr>
      <w:tr w:rsidR="00303F27" w14:paraId="088F79D1" w14:textId="77777777">
        <w:tc>
          <w:tcPr>
            <w:tcW w:w="945" w:type="dxa"/>
          </w:tcPr>
          <w:p w14:paraId="31434954" w14:textId="77777777" w:rsidR="00303F27" w:rsidRDefault="00303F27" w:rsidP="00773918">
            <w:r>
              <w:lastRenderedPageBreak/>
              <w:t>0.1</w:t>
            </w:r>
          </w:p>
        </w:tc>
        <w:tc>
          <w:tcPr>
            <w:tcW w:w="6975" w:type="dxa"/>
          </w:tcPr>
          <w:p w14:paraId="7D60E072" w14:textId="77777777" w:rsidR="00303F27" w:rsidRDefault="00303F27" w:rsidP="00773918">
            <w:r>
              <w:t>Pass the Spence Cabin, a historic cabin that is available to rent for a daytime event!</w:t>
            </w:r>
          </w:p>
        </w:tc>
      </w:tr>
      <w:tr w:rsidR="00303F27" w14:paraId="150FECF0" w14:textId="77777777">
        <w:tc>
          <w:tcPr>
            <w:tcW w:w="945" w:type="dxa"/>
          </w:tcPr>
          <w:p w14:paraId="0340F8E8" w14:textId="77777777" w:rsidR="00303F27" w:rsidRDefault="00303F27" w:rsidP="00773918">
            <w:r>
              <w:t>0.45</w:t>
            </w:r>
          </w:p>
        </w:tc>
        <w:tc>
          <w:tcPr>
            <w:tcW w:w="6975" w:type="dxa"/>
          </w:tcPr>
          <w:p w14:paraId="6E9995AC" w14:textId="77777777" w:rsidR="00303F27" w:rsidRDefault="00303F27" w:rsidP="00773918">
            <w:r>
              <w:t>Trail begins to ascend.</w:t>
            </w:r>
          </w:p>
        </w:tc>
      </w:tr>
      <w:tr w:rsidR="00303F27" w14:paraId="07DD2CAB" w14:textId="77777777">
        <w:tc>
          <w:tcPr>
            <w:tcW w:w="945" w:type="dxa"/>
          </w:tcPr>
          <w:p w14:paraId="1F016A90" w14:textId="77777777" w:rsidR="00303F27" w:rsidRDefault="00303F27" w:rsidP="00773918">
            <w:r>
              <w:t>2.1</w:t>
            </w:r>
          </w:p>
        </w:tc>
        <w:tc>
          <w:tcPr>
            <w:tcW w:w="6975" w:type="dxa"/>
          </w:tcPr>
          <w:p w14:paraId="1461D2B5" w14:textId="77777777" w:rsidR="00303F27" w:rsidRDefault="00303F27" w:rsidP="00773918">
            <w:r>
              <w:t>Huskey Branch Falls on the right side of the trail.</w:t>
            </w:r>
          </w:p>
        </w:tc>
      </w:tr>
      <w:tr w:rsidR="00303F27" w14:paraId="3F5E6F86" w14:textId="77777777">
        <w:tc>
          <w:tcPr>
            <w:tcW w:w="945" w:type="dxa"/>
          </w:tcPr>
          <w:p w14:paraId="4B075777" w14:textId="77777777" w:rsidR="00303F27" w:rsidRDefault="00303F27" w:rsidP="00773918">
            <w:r>
              <w:t>2.4</w:t>
            </w:r>
          </w:p>
        </w:tc>
        <w:tc>
          <w:tcPr>
            <w:tcW w:w="6975" w:type="dxa"/>
          </w:tcPr>
          <w:p w14:paraId="73B344AC" w14:textId="77777777" w:rsidR="00303F27" w:rsidRDefault="00303F27" w:rsidP="00773918">
            <w:r>
              <w:t>Reach the intersection of the Little River Trail and the Cucumber Gap Trail. Turn right onto the Cucumber Gap trail. Trail climbs up toward Cucumber Gap.</w:t>
            </w:r>
          </w:p>
        </w:tc>
      </w:tr>
      <w:tr w:rsidR="00303F27" w14:paraId="568472D3" w14:textId="77777777">
        <w:tc>
          <w:tcPr>
            <w:tcW w:w="945" w:type="dxa"/>
          </w:tcPr>
          <w:p w14:paraId="24E936E2" w14:textId="77777777" w:rsidR="00303F27" w:rsidRDefault="00303F27" w:rsidP="00773918">
            <w:r>
              <w:t>3.4</w:t>
            </w:r>
          </w:p>
        </w:tc>
        <w:tc>
          <w:tcPr>
            <w:tcW w:w="6975" w:type="dxa"/>
          </w:tcPr>
          <w:p w14:paraId="21EB2F5B" w14:textId="77777777" w:rsidR="00303F27" w:rsidRDefault="00303F27" w:rsidP="00773918">
            <w:r>
              <w:t>Cucumber Gap, the high point of this hike. Begin to descend.</w:t>
            </w:r>
          </w:p>
        </w:tc>
      </w:tr>
      <w:tr w:rsidR="00303F27" w14:paraId="7A182C6A" w14:textId="77777777">
        <w:tc>
          <w:tcPr>
            <w:tcW w:w="945" w:type="dxa"/>
          </w:tcPr>
          <w:p w14:paraId="3235EE68" w14:textId="77777777" w:rsidR="00303F27" w:rsidRDefault="00303F27" w:rsidP="00773918">
            <w:r>
              <w:t>4.65</w:t>
            </w:r>
          </w:p>
        </w:tc>
        <w:tc>
          <w:tcPr>
            <w:tcW w:w="6975" w:type="dxa"/>
          </w:tcPr>
          <w:p w14:paraId="5A07D8E2" w14:textId="77777777" w:rsidR="00303F27" w:rsidRDefault="00303F27" w:rsidP="00773918">
            <w:r>
              <w:t>Reach the intersection of Cucumber Gap Trail and Jakes Creek Trail. Turn right onto Jakes Creek Trail.</w:t>
            </w:r>
          </w:p>
        </w:tc>
      </w:tr>
      <w:tr w:rsidR="00303F27" w14:paraId="52BD99A6" w14:textId="77777777">
        <w:tc>
          <w:tcPr>
            <w:tcW w:w="945" w:type="dxa"/>
          </w:tcPr>
          <w:p w14:paraId="0C6CE84E" w14:textId="77777777" w:rsidR="00303F27" w:rsidRDefault="00303F27" w:rsidP="00773918">
            <w:r>
              <w:t>5.3</w:t>
            </w:r>
          </w:p>
        </w:tc>
        <w:tc>
          <w:tcPr>
            <w:tcW w:w="6975" w:type="dxa"/>
          </w:tcPr>
          <w:p w14:paraId="4918AD4F" w14:textId="77777777" w:rsidR="00303F27" w:rsidRDefault="00303F27" w:rsidP="00773918">
            <w:r>
              <w:t>Reach Jakes Creek Road. Turn right to return to the trailhead.</w:t>
            </w:r>
          </w:p>
        </w:tc>
      </w:tr>
      <w:tr w:rsidR="00303F27" w14:paraId="212A16E4" w14:textId="77777777">
        <w:tc>
          <w:tcPr>
            <w:tcW w:w="945" w:type="dxa"/>
          </w:tcPr>
          <w:p w14:paraId="4EBC4900" w14:textId="77777777" w:rsidR="00303F27" w:rsidRDefault="00303F27" w:rsidP="00773918">
            <w:r>
              <w:t>5.5</w:t>
            </w:r>
          </w:p>
        </w:tc>
        <w:tc>
          <w:tcPr>
            <w:tcW w:w="6975" w:type="dxa"/>
          </w:tcPr>
          <w:p w14:paraId="28495AB8" w14:textId="77777777" w:rsidR="00303F27" w:rsidRDefault="00303F27" w:rsidP="00773918">
            <w:r>
              <w:t>Trailhead.</w:t>
            </w:r>
          </w:p>
        </w:tc>
      </w:tr>
    </w:tbl>
    <w:p w14:paraId="0AC21DAB" w14:textId="77777777" w:rsidR="002F5545" w:rsidRDefault="002F5545">
      <w:pPr>
        <w:pStyle w:val="Heading3"/>
      </w:pPr>
    </w:p>
    <w:p w14:paraId="66BCFEB2" w14:textId="11F8A441" w:rsidR="00303F27" w:rsidRDefault="00303F27" w:rsidP="002F5545">
      <w:pPr>
        <w:pStyle w:val="A-Head"/>
      </w:pPr>
      <w:r>
        <w:t>Nearby</w:t>
      </w:r>
    </w:p>
    <w:p w14:paraId="7B83D2A5" w14:textId="62F064AF" w:rsidR="00303F27" w:rsidRDefault="00303F27" w:rsidP="002F5545">
      <w:r w:rsidRPr="002F5545">
        <w:rPr>
          <w:rStyle w:val="bold1"/>
        </w:rPr>
        <w:t>Visit the historic cabins.</w:t>
      </w:r>
      <w:r>
        <w:t xml:space="preserve"> The nearby historic cabins are a must-see. Kids love to duck into and out of many recently restored </w:t>
      </w:r>
      <w:ins w:id="22" w:author="Rosenberg, Joshua" w:date="2026-04-07T21:25:00Z" w16du:dateUtc="2026-04-08T02:25:00Z">
        <w:r w:rsidR="00DF7325">
          <w:t xml:space="preserve">cabins </w:t>
        </w:r>
      </w:ins>
      <w:r>
        <w:t>(and others in the process of being restored).</w:t>
      </w:r>
    </w:p>
    <w:p w14:paraId="5FC2AC9D" w14:textId="34111A9F" w:rsidR="00303F27" w:rsidRDefault="00303F27">
      <w:r w:rsidRPr="002F5545">
        <w:rPr>
          <w:rStyle w:val="bold1"/>
        </w:rPr>
        <w:t>Camp at Elkmont campground.</w:t>
      </w:r>
      <w:r>
        <w:t xml:space="preserve"> The Elkmont Campground is scenic, large, and worth a visit, especially if you can reserve a spot beside the Little River.</w:t>
      </w:r>
      <w:bookmarkEnd w:id="21"/>
    </w:p>
    <w:p w14:paraId="061CB7F1" w14:textId="0F37151D" w:rsidR="00303F27" w:rsidRDefault="00303F27" w:rsidP="002F5545">
      <w:pPr>
        <w:pStyle w:val="ChapterTitle"/>
      </w:pPr>
      <w:bookmarkStart w:id="23" w:name="trail-23-mouse-creek"/>
      <w:r>
        <w:lastRenderedPageBreak/>
        <w:t>Mouse Creek</w:t>
      </w:r>
    </w:p>
    <w:p w14:paraId="16C93D1E" w14:textId="77777777" w:rsidR="00303F27" w:rsidRPr="002F5545" w:rsidRDefault="00303F27" w:rsidP="002F5545">
      <w:pPr>
        <w:rPr>
          <w:rStyle w:val="bold1"/>
        </w:rPr>
      </w:pPr>
      <w:r w:rsidRPr="002F5545">
        <w:rPr>
          <w:rStyle w:val="bold1"/>
        </w:rPr>
        <w:t>Figures included in this chapter:</w:t>
      </w:r>
    </w:p>
    <w:p w14:paraId="413A73F3" w14:textId="77777777" w:rsidR="00303F27" w:rsidRDefault="00303F27" w:rsidP="002F5545">
      <w:r>
        <w:t>trail-23-map.jpeg</w:t>
      </w:r>
    </w:p>
    <w:p w14:paraId="7A7F1920" w14:textId="77777777" w:rsidR="00303F27" w:rsidRDefault="00303F27" w:rsidP="002F5545">
      <w:r>
        <w:t>trail-23-figure-02.jpg</w:t>
      </w:r>
    </w:p>
    <w:p w14:paraId="78F3D762" w14:textId="4F2955BB" w:rsidR="00303F27" w:rsidRDefault="002F5545" w:rsidP="002F5545">
      <w:r>
        <w:t xml:space="preserve">5.3 </w:t>
      </w:r>
      <w:r w:rsidR="00303F27">
        <w:t>big creek.jpg</w:t>
      </w:r>
    </w:p>
    <w:p w14:paraId="3D9AC70F" w14:textId="77777777" w:rsidR="00303F27" w:rsidRDefault="00303F27" w:rsidP="002F5545">
      <w:pPr>
        <w:pStyle w:val="A-Head"/>
      </w:pPr>
      <w:r>
        <w:t>Overview</w:t>
      </w:r>
    </w:p>
    <w:p w14:paraId="75D3590C" w14:textId="6BEAD88D" w:rsidR="00303F27" w:rsidRDefault="00303F27" w:rsidP="003A421A">
      <w:r>
        <w:t xml:space="preserve">Surprisingly close to Knoxville, given how remote and wild this trailhead and trail </w:t>
      </w:r>
      <w:r w:rsidR="003A421A">
        <w:t>feel</w:t>
      </w:r>
      <w:r>
        <w:t>, Mouse Creek in the Big Creek area of the Smokies is quite a bit less well-known than many of the other trails in the Great Smoky Mountains National Park featured in this book. The creek that this trail follows looks otherworldly - clear and almost turquoise in color. This hike starts at a trailhead at the Big Creek Picnic Area, located beside the Big Creek Campground. The trail starts off a little steep, but the trail is wide and smooth; like the Middle Prong trail, this trail used to be a railroad bed. The trail follows above the creek and then returns closer to it, with Mouse Creek Falls as the turn-around. A good day-trip adventure for kids and families; the smooth grade makes this an achievable hike for little hikers.</w:t>
      </w:r>
    </w:p>
    <w:p w14:paraId="49E357C3" w14:textId="77777777" w:rsidR="003A421A" w:rsidRDefault="003A421A" w:rsidP="003A421A"/>
    <w:p w14:paraId="480C0FF4" w14:textId="77777777" w:rsidR="00303F27" w:rsidRDefault="00303F27" w:rsidP="003A421A">
      <w:pPr>
        <w:pStyle w:val="A-Head"/>
      </w:pPr>
      <w:r>
        <w:t>Key Characteristics</w:t>
      </w:r>
    </w:p>
    <w:tbl>
      <w:tblPr>
        <w:tblStyle w:val="Table"/>
        <w:tblW w:w="0" w:type="auto"/>
        <w:tblLook w:val="0020" w:firstRow="1" w:lastRow="0" w:firstColumn="0" w:lastColumn="0" w:noHBand="0" w:noVBand="0"/>
      </w:tblPr>
      <w:tblGrid>
        <w:gridCol w:w="2978"/>
        <w:gridCol w:w="2486"/>
      </w:tblGrid>
      <w:tr w:rsidR="00303F27" w14:paraId="1B44C3C4" w14:textId="77777777" w:rsidTr="00511B25">
        <w:trPr>
          <w:cnfStyle w:val="100000000000" w:firstRow="1" w:lastRow="0" w:firstColumn="0" w:lastColumn="0" w:oddVBand="0" w:evenVBand="0" w:oddHBand="0" w:evenHBand="0" w:firstRowFirstColumn="0" w:firstRowLastColumn="0" w:lastRowFirstColumn="0" w:lastRowLastColumn="0"/>
          <w:tblHeader/>
        </w:trPr>
        <w:tc>
          <w:tcPr>
            <w:tcW w:w="0" w:type="auto"/>
          </w:tcPr>
          <w:p w14:paraId="11CCE161" w14:textId="77777777" w:rsidR="00303F27" w:rsidRPr="003A421A" w:rsidRDefault="00303F27" w:rsidP="003A421A">
            <w:pPr>
              <w:rPr>
                <w:rStyle w:val="bold1"/>
              </w:rPr>
            </w:pPr>
            <w:r w:rsidRPr="003A421A">
              <w:rPr>
                <w:rStyle w:val="bold1"/>
              </w:rPr>
              <w:t>Characteristic</w:t>
            </w:r>
          </w:p>
        </w:tc>
        <w:tc>
          <w:tcPr>
            <w:tcW w:w="0" w:type="auto"/>
          </w:tcPr>
          <w:p w14:paraId="7BEF02A1" w14:textId="77777777" w:rsidR="00303F27" w:rsidRPr="003A421A" w:rsidRDefault="00303F27" w:rsidP="003A421A">
            <w:pPr>
              <w:rPr>
                <w:rStyle w:val="bold1"/>
              </w:rPr>
            </w:pPr>
            <w:r w:rsidRPr="003A421A">
              <w:rPr>
                <w:rStyle w:val="bold1"/>
              </w:rPr>
              <w:t>Details</w:t>
            </w:r>
          </w:p>
        </w:tc>
      </w:tr>
      <w:tr w:rsidR="00303F27" w14:paraId="325154E7" w14:textId="77777777">
        <w:tc>
          <w:tcPr>
            <w:tcW w:w="0" w:type="auto"/>
          </w:tcPr>
          <w:p w14:paraId="3816F19F" w14:textId="77777777" w:rsidR="00303F27" w:rsidRDefault="00303F27" w:rsidP="003A421A">
            <w:r>
              <w:t>Time from Knoxville</w:t>
            </w:r>
          </w:p>
        </w:tc>
        <w:tc>
          <w:tcPr>
            <w:tcW w:w="0" w:type="auto"/>
          </w:tcPr>
          <w:p w14:paraId="63403C2C" w14:textId="77777777" w:rsidR="00303F27" w:rsidRDefault="00303F27" w:rsidP="003A421A">
            <w:r>
              <w:t>1 hr 5 mins</w:t>
            </w:r>
          </w:p>
        </w:tc>
      </w:tr>
      <w:tr w:rsidR="00303F27" w14:paraId="1AC9C740" w14:textId="77777777">
        <w:tc>
          <w:tcPr>
            <w:tcW w:w="0" w:type="auto"/>
          </w:tcPr>
          <w:p w14:paraId="7532F17D" w14:textId="77777777" w:rsidR="00303F27" w:rsidRDefault="00303F27" w:rsidP="003A421A">
            <w:r>
              <w:t>Trail Distance (Miles)</w:t>
            </w:r>
          </w:p>
        </w:tc>
        <w:tc>
          <w:tcPr>
            <w:tcW w:w="0" w:type="auto"/>
          </w:tcPr>
          <w:p w14:paraId="3E6744DE" w14:textId="77777777" w:rsidR="00303F27" w:rsidRDefault="00303F27" w:rsidP="003A421A">
            <w:r>
              <w:t>4.0</w:t>
            </w:r>
          </w:p>
        </w:tc>
      </w:tr>
      <w:tr w:rsidR="00303F27" w14:paraId="72E001A0" w14:textId="77777777">
        <w:tc>
          <w:tcPr>
            <w:tcW w:w="0" w:type="auto"/>
          </w:tcPr>
          <w:p w14:paraId="49EDAA7B" w14:textId="77777777" w:rsidR="00303F27" w:rsidRDefault="00303F27" w:rsidP="003A421A">
            <w:r>
              <w:lastRenderedPageBreak/>
              <w:t>Elevation Change</w:t>
            </w:r>
          </w:p>
        </w:tc>
        <w:tc>
          <w:tcPr>
            <w:tcW w:w="0" w:type="auto"/>
          </w:tcPr>
          <w:p w14:paraId="3DB20E6B" w14:textId="77777777" w:rsidR="00303F27" w:rsidRDefault="00303F27" w:rsidP="003A421A">
            <w:r>
              <w:t>Moderate</w:t>
            </w:r>
          </w:p>
        </w:tc>
      </w:tr>
      <w:tr w:rsidR="00303F27" w14:paraId="1D596F28" w14:textId="77777777">
        <w:tc>
          <w:tcPr>
            <w:tcW w:w="0" w:type="auto"/>
          </w:tcPr>
          <w:p w14:paraId="16AB4067" w14:textId="77777777" w:rsidR="00303F27" w:rsidRDefault="00303F27" w:rsidP="003A421A">
            <w:r>
              <w:t>Pets</w:t>
            </w:r>
          </w:p>
        </w:tc>
        <w:tc>
          <w:tcPr>
            <w:tcW w:w="0" w:type="auto"/>
          </w:tcPr>
          <w:p w14:paraId="42D26AD6" w14:textId="77777777" w:rsidR="00303F27" w:rsidRDefault="00303F27" w:rsidP="003A421A">
            <w:r>
              <w:t>Not Allowed</w:t>
            </w:r>
          </w:p>
        </w:tc>
      </w:tr>
      <w:tr w:rsidR="00303F27" w14:paraId="599A5BC4" w14:textId="77777777">
        <w:tc>
          <w:tcPr>
            <w:tcW w:w="0" w:type="auto"/>
          </w:tcPr>
          <w:p w14:paraId="0B0A1C17" w14:textId="77777777" w:rsidR="00303F27" w:rsidRDefault="00303F27" w:rsidP="003A421A">
            <w:r>
              <w:t>Parking Pass/Entrance Fee</w:t>
            </w:r>
          </w:p>
        </w:tc>
        <w:tc>
          <w:tcPr>
            <w:tcW w:w="0" w:type="auto"/>
          </w:tcPr>
          <w:p w14:paraId="1DE44792" w14:textId="77777777" w:rsidR="00303F27" w:rsidRDefault="00303F27" w:rsidP="003A421A">
            <w:r>
              <w:t>Required</w:t>
            </w:r>
          </w:p>
        </w:tc>
      </w:tr>
      <w:tr w:rsidR="00303F27" w14:paraId="75B48F09" w14:textId="77777777">
        <w:tc>
          <w:tcPr>
            <w:tcW w:w="0" w:type="auto"/>
          </w:tcPr>
          <w:p w14:paraId="11BF6318" w14:textId="77777777" w:rsidR="00303F27" w:rsidRDefault="00303F27" w:rsidP="003A421A">
            <w:r>
              <w:t>Restroom(s)</w:t>
            </w:r>
          </w:p>
        </w:tc>
        <w:tc>
          <w:tcPr>
            <w:tcW w:w="0" w:type="auto"/>
          </w:tcPr>
          <w:p w14:paraId="764950FA" w14:textId="77777777" w:rsidR="00303F27" w:rsidRDefault="00303F27" w:rsidP="003A421A">
            <w:r>
              <w:t>Yes (seasonal)</w:t>
            </w:r>
          </w:p>
        </w:tc>
      </w:tr>
      <w:tr w:rsidR="00303F27" w14:paraId="1F0AF449" w14:textId="77777777">
        <w:tc>
          <w:tcPr>
            <w:tcW w:w="0" w:type="auto"/>
          </w:tcPr>
          <w:p w14:paraId="2AE05504" w14:textId="77777777" w:rsidR="00303F27" w:rsidRDefault="00303F27" w:rsidP="003A421A">
            <w:r>
              <w:t>Best Ages</w:t>
            </w:r>
          </w:p>
        </w:tc>
        <w:tc>
          <w:tcPr>
            <w:tcW w:w="0" w:type="auto"/>
          </w:tcPr>
          <w:p w14:paraId="7B2A40F5" w14:textId="77777777" w:rsidR="00303F27" w:rsidRDefault="00303F27" w:rsidP="003A421A">
            <w:r>
              <w:t>Little kids and big kids</w:t>
            </w:r>
          </w:p>
        </w:tc>
      </w:tr>
      <w:tr w:rsidR="00303F27" w14:paraId="3E943FBB" w14:textId="77777777">
        <w:tc>
          <w:tcPr>
            <w:tcW w:w="0" w:type="auto"/>
          </w:tcPr>
          <w:p w14:paraId="024A62F9" w14:textId="77777777" w:rsidR="00303F27" w:rsidRDefault="00303F27" w:rsidP="003A421A">
            <w:r>
              <w:t>Accessibility</w:t>
            </w:r>
          </w:p>
        </w:tc>
        <w:tc>
          <w:tcPr>
            <w:tcW w:w="0" w:type="auto"/>
          </w:tcPr>
          <w:p w14:paraId="7AC3A4BF" w14:textId="77777777" w:rsidR="00303F27" w:rsidRDefault="00303F27" w:rsidP="003A421A">
            <w:r>
              <w:t>Not accessible</w:t>
            </w:r>
          </w:p>
        </w:tc>
      </w:tr>
    </w:tbl>
    <w:p w14:paraId="056DCA9B" w14:textId="77777777" w:rsidR="003A421A" w:rsidRDefault="003A421A">
      <w:pPr>
        <w:pStyle w:val="Heading3"/>
      </w:pPr>
    </w:p>
    <w:p w14:paraId="585DBB94" w14:textId="67FA391C" w:rsidR="00303F27" w:rsidRDefault="00303F27" w:rsidP="003A421A">
      <w:pPr>
        <w:pStyle w:val="A-Head"/>
      </w:pPr>
      <w:r>
        <w:t>Directions to the Trailhead</w:t>
      </w:r>
    </w:p>
    <w:p w14:paraId="1EF20405" w14:textId="77777777" w:rsidR="00303F27" w:rsidRDefault="00303F27" w:rsidP="003A421A">
      <w:r>
        <w:t>Trailhead Address: Big Creek Picnic Area, QV2R+H6 Newport</w:t>
      </w:r>
    </w:p>
    <w:p w14:paraId="4590F2D5" w14:textId="77777777" w:rsidR="00303F27" w:rsidRDefault="00303F27" w:rsidP="003A421A">
      <w:r>
        <w:t>Trailhead GPS Coordinates: 35.75132, -83.10964</w:t>
      </w:r>
    </w:p>
    <w:p w14:paraId="64C0A600" w14:textId="77777777" w:rsidR="00303F27" w:rsidRDefault="00303F27" w:rsidP="003A421A">
      <w:pPr>
        <w:ind w:firstLine="720"/>
      </w:pPr>
      <w:r>
        <w:t>Navigate to the Big Creek Picnic Area. Note that the above address uses a Google Maps “Plus code” in the absence of a street address for this picnic area; the plus code only works in Google Maps. The picnic area is at the end of a bumpy dirt road; it’s large and easy to find. You may note the Big Creek Trailhead on the way (it is on the right, immediately before the parking lot). Park and then backtrack a little on the road you took to the parking area to find the start of this trail. Kids may like to play around the picnic area (and the pretty bridge crossing Big Creek) before or after the hike!</w:t>
      </w:r>
    </w:p>
    <w:p w14:paraId="16EDC7BF" w14:textId="77777777" w:rsidR="00921B8E" w:rsidRDefault="00921B8E" w:rsidP="003A421A">
      <w:pPr>
        <w:ind w:firstLine="720"/>
      </w:pPr>
    </w:p>
    <w:p w14:paraId="4DAD38EC" w14:textId="77777777" w:rsidR="00303F27" w:rsidRPr="00921B8E" w:rsidRDefault="00303F27" w:rsidP="00921B8E">
      <w:pPr>
        <w:pStyle w:val="A-Head"/>
      </w:pPr>
      <w:r w:rsidRPr="00921B8E">
        <w:t>Trail Description</w:t>
      </w:r>
    </w:p>
    <w:tbl>
      <w:tblPr>
        <w:tblStyle w:val="Table"/>
        <w:tblW w:w="5000" w:type="pct"/>
        <w:tblLayout w:type="fixed"/>
        <w:tblLook w:val="0020" w:firstRow="1" w:lastRow="0" w:firstColumn="0" w:lastColumn="0" w:noHBand="0" w:noVBand="0"/>
      </w:tblPr>
      <w:tblGrid>
        <w:gridCol w:w="1560"/>
        <w:gridCol w:w="7800"/>
      </w:tblGrid>
      <w:tr w:rsidR="00303F27" w14:paraId="7BDB6907" w14:textId="77777777" w:rsidTr="00511B25">
        <w:trPr>
          <w:cnfStyle w:val="100000000000" w:firstRow="1" w:lastRow="0" w:firstColumn="0" w:lastColumn="0" w:oddVBand="0" w:evenVBand="0" w:oddHBand="0" w:evenHBand="0" w:firstRowFirstColumn="0" w:firstRowLastColumn="0" w:lastRowFirstColumn="0" w:lastRowLastColumn="0"/>
          <w:tblHeader/>
        </w:trPr>
        <w:tc>
          <w:tcPr>
            <w:tcW w:w="1320" w:type="dxa"/>
          </w:tcPr>
          <w:p w14:paraId="096D974B" w14:textId="77777777" w:rsidR="00303F27" w:rsidRPr="00921B8E" w:rsidRDefault="00303F27" w:rsidP="00921B8E">
            <w:pPr>
              <w:rPr>
                <w:rStyle w:val="bold1"/>
              </w:rPr>
            </w:pPr>
            <w:r w:rsidRPr="00921B8E">
              <w:rPr>
                <w:rStyle w:val="bold1"/>
              </w:rPr>
              <w:lastRenderedPageBreak/>
              <w:t>Distance from Start</w:t>
            </w:r>
          </w:p>
        </w:tc>
        <w:tc>
          <w:tcPr>
            <w:tcW w:w="6600" w:type="dxa"/>
          </w:tcPr>
          <w:p w14:paraId="4C51DEC1" w14:textId="77777777" w:rsidR="00303F27" w:rsidRPr="00921B8E" w:rsidRDefault="00303F27" w:rsidP="00921B8E">
            <w:pPr>
              <w:rPr>
                <w:rStyle w:val="bold1"/>
              </w:rPr>
            </w:pPr>
            <w:r w:rsidRPr="00921B8E">
              <w:rPr>
                <w:rStyle w:val="bold1"/>
              </w:rPr>
              <w:t>Description</w:t>
            </w:r>
          </w:p>
        </w:tc>
      </w:tr>
      <w:tr w:rsidR="00303F27" w14:paraId="174B9F55" w14:textId="77777777">
        <w:tc>
          <w:tcPr>
            <w:tcW w:w="1320" w:type="dxa"/>
          </w:tcPr>
          <w:p w14:paraId="2B59265C" w14:textId="77777777" w:rsidR="00303F27" w:rsidRDefault="00303F27" w:rsidP="00921B8E">
            <w:r>
              <w:t>0.0</w:t>
            </w:r>
          </w:p>
        </w:tc>
        <w:tc>
          <w:tcPr>
            <w:tcW w:w="6600" w:type="dxa"/>
          </w:tcPr>
          <w:p w14:paraId="162151CB" w14:textId="77777777" w:rsidR="00303F27" w:rsidRDefault="00303F27" w:rsidP="00921B8E">
            <w:r>
              <w:t>Start on the Big Creek Trail. Gradually ascend.</w:t>
            </w:r>
          </w:p>
        </w:tc>
      </w:tr>
      <w:tr w:rsidR="00303F27" w14:paraId="5832646B" w14:textId="77777777">
        <w:tc>
          <w:tcPr>
            <w:tcW w:w="1320" w:type="dxa"/>
          </w:tcPr>
          <w:p w14:paraId="4B2C3767" w14:textId="77777777" w:rsidR="00303F27" w:rsidRDefault="00303F27" w:rsidP="00921B8E">
            <w:r>
              <w:t>0.1</w:t>
            </w:r>
          </w:p>
        </w:tc>
        <w:tc>
          <w:tcPr>
            <w:tcW w:w="6600" w:type="dxa"/>
          </w:tcPr>
          <w:p w14:paraId="7A5634BE" w14:textId="77777777" w:rsidR="00303F27" w:rsidRDefault="00303F27" w:rsidP="00921B8E">
            <w:r>
              <w:t>Ascend gradually on a wide path.</w:t>
            </w:r>
          </w:p>
        </w:tc>
      </w:tr>
      <w:tr w:rsidR="00303F27" w14:paraId="21B0DB17" w14:textId="77777777">
        <w:tc>
          <w:tcPr>
            <w:tcW w:w="1320" w:type="dxa"/>
          </w:tcPr>
          <w:p w14:paraId="20433F67" w14:textId="77777777" w:rsidR="00303F27" w:rsidRDefault="00303F27" w:rsidP="00921B8E">
            <w:r>
              <w:t>1.4</w:t>
            </w:r>
          </w:p>
        </w:tc>
        <w:tc>
          <w:tcPr>
            <w:tcW w:w="6600" w:type="dxa"/>
          </w:tcPr>
          <w:p w14:paraId="4EE426C9" w14:textId="77777777" w:rsidR="00303F27" w:rsidRDefault="00303F27" w:rsidP="00921B8E">
            <w:r>
              <w:t>Midnight Hole Falls. Great swimming spot in the summer.</w:t>
            </w:r>
          </w:p>
        </w:tc>
      </w:tr>
      <w:tr w:rsidR="00303F27" w14:paraId="4BCD94A5" w14:textId="77777777">
        <w:tc>
          <w:tcPr>
            <w:tcW w:w="1320" w:type="dxa"/>
          </w:tcPr>
          <w:p w14:paraId="18D1D4AE" w14:textId="77777777" w:rsidR="00303F27" w:rsidRDefault="00303F27" w:rsidP="00921B8E">
            <w:r>
              <w:t>2.0</w:t>
            </w:r>
          </w:p>
        </w:tc>
        <w:tc>
          <w:tcPr>
            <w:tcW w:w="6600" w:type="dxa"/>
          </w:tcPr>
          <w:p w14:paraId="44D8CA16" w14:textId="77777777" w:rsidR="00303F27" w:rsidRDefault="00303F27" w:rsidP="00921B8E">
            <w:r>
              <w:t>Mouse Creek Falls. Turn-around spot. Head back to the start. Optionally, continue farther on the trail.</w:t>
            </w:r>
          </w:p>
        </w:tc>
      </w:tr>
      <w:tr w:rsidR="00303F27" w14:paraId="07D7DD70" w14:textId="77777777">
        <w:tc>
          <w:tcPr>
            <w:tcW w:w="1320" w:type="dxa"/>
          </w:tcPr>
          <w:p w14:paraId="28CC51F0" w14:textId="77777777" w:rsidR="00303F27" w:rsidRDefault="00303F27" w:rsidP="00921B8E">
            <w:r>
              <w:t>4.0</w:t>
            </w:r>
          </w:p>
        </w:tc>
        <w:tc>
          <w:tcPr>
            <w:tcW w:w="6600" w:type="dxa"/>
          </w:tcPr>
          <w:p w14:paraId="41702F6A" w14:textId="77777777" w:rsidR="00303F27" w:rsidRDefault="00303F27" w:rsidP="00921B8E">
            <w:r>
              <w:t>Trailhead.</w:t>
            </w:r>
          </w:p>
        </w:tc>
      </w:tr>
    </w:tbl>
    <w:p w14:paraId="5AB85F6E" w14:textId="77777777" w:rsidR="00921B8E" w:rsidRDefault="00921B8E">
      <w:pPr>
        <w:pStyle w:val="Heading3"/>
      </w:pPr>
    </w:p>
    <w:p w14:paraId="7F56C2B0" w14:textId="4C1EF561" w:rsidR="00303F27" w:rsidRDefault="00303F27" w:rsidP="00921B8E">
      <w:pPr>
        <w:pStyle w:val="A-Head"/>
      </w:pPr>
      <w:r>
        <w:t>Nearby</w:t>
      </w:r>
    </w:p>
    <w:p w14:paraId="3E77D233" w14:textId="77777777" w:rsidR="00303F27" w:rsidRDefault="00303F27" w:rsidP="00921B8E">
      <w:r w:rsidRPr="00921B8E">
        <w:rPr>
          <w:rStyle w:val="bold1"/>
        </w:rPr>
        <w:t>Picnic at a lovely picnic area!</w:t>
      </w:r>
      <w:r>
        <w:t xml:space="preserve"> The Big Creek Picnic Area is one of the finest spots to picnic in the Great Smoky Mountains National Park. Start or end your hike with a picnic here.</w:t>
      </w:r>
    </w:p>
    <w:bookmarkEnd w:id="23"/>
    <w:p w14:paraId="5DE60EFD" w14:textId="284E7D53" w:rsidR="00303F27" w:rsidRDefault="00303F27">
      <w:r>
        <w:br w:type="page"/>
      </w:r>
    </w:p>
    <w:p w14:paraId="24F6F071" w14:textId="3F89B7AD" w:rsidR="00303F27" w:rsidRDefault="00303F27" w:rsidP="00D944B6">
      <w:pPr>
        <w:pStyle w:val="ChapterTitle"/>
      </w:pPr>
      <w:bookmarkStart w:id="24" w:name="trail-24-middle-prong"/>
      <w:r>
        <w:lastRenderedPageBreak/>
        <w:t>Middle Prong</w:t>
      </w:r>
    </w:p>
    <w:p w14:paraId="3072DD05" w14:textId="77777777" w:rsidR="00303F27" w:rsidRPr="00D944B6" w:rsidRDefault="00303F27" w:rsidP="00D944B6">
      <w:pPr>
        <w:rPr>
          <w:rStyle w:val="bold1"/>
        </w:rPr>
      </w:pPr>
      <w:r w:rsidRPr="00D944B6">
        <w:rPr>
          <w:rStyle w:val="bold1"/>
        </w:rPr>
        <w:t>Figures included in this chapter:</w:t>
      </w:r>
    </w:p>
    <w:p w14:paraId="4195C49C" w14:textId="77777777" w:rsidR="00303F27" w:rsidRDefault="00303F27" w:rsidP="00D944B6">
      <w:r>
        <w:t>trail-24-figure-01.jpg</w:t>
      </w:r>
    </w:p>
    <w:p w14:paraId="29A46C90" w14:textId="77777777" w:rsidR="00303F27" w:rsidRDefault="00303F27" w:rsidP="00D944B6">
      <w:r>
        <w:t>trail-24-map.jpeg</w:t>
      </w:r>
    </w:p>
    <w:p w14:paraId="23E5ACA0" w14:textId="18EA3A0E" w:rsidR="00303F27" w:rsidRDefault="00D944B6" w:rsidP="00D944B6">
      <w:r>
        <w:t xml:space="preserve">5.4 </w:t>
      </w:r>
      <w:r w:rsidR="00303F27">
        <w:t>jo-middle-prong.jpg</w:t>
      </w:r>
    </w:p>
    <w:p w14:paraId="3D1C4793" w14:textId="76D6D992" w:rsidR="00303F27" w:rsidRDefault="00D944B6" w:rsidP="00D944B6">
      <w:r>
        <w:t xml:space="preserve">5.5 </w:t>
      </w:r>
      <w:r w:rsidR="00303F27">
        <w:t>middle prong.jpg</w:t>
      </w:r>
    </w:p>
    <w:p w14:paraId="00F296E4" w14:textId="77777777" w:rsidR="00303F27" w:rsidRDefault="00303F27" w:rsidP="00D944B6">
      <w:pPr>
        <w:pStyle w:val="A-Head"/>
      </w:pPr>
      <w:r>
        <w:t>Overview</w:t>
      </w:r>
    </w:p>
    <w:p w14:paraId="75935D0D" w14:textId="5D84967A" w:rsidR="00303F27" w:rsidRDefault="00303F27" w:rsidP="00D944B6">
      <w:r>
        <w:t>This hike is great for families looking to have an authentic hiking experience deep in the Smokies, while still being only a little over an hour’s drive from Knoxville. A benefit of this hike is the early</w:t>
      </w:r>
      <w:r w:rsidR="00D944B6">
        <w:t xml:space="preserve"> scenic</w:t>
      </w:r>
      <w:r>
        <w:t xml:space="preserve"> payoff. It’s only 0.6 miles to the waterfall, but along a stream that affords many chances to hop in and splash. The turn-around spot is an overlook to a waterfall, Lynn Camp Prong, though the trail continues after the cascades up to another waterfall, Indian Flats Falls. Given the ample shade and easy access to the stream, this is a great hike for the summer, but it is enjoyable in all seasons. Good for kids of all ages because you can turn around at any point.</w:t>
      </w:r>
    </w:p>
    <w:p w14:paraId="7F5B711F" w14:textId="77777777" w:rsidR="00D43481" w:rsidRDefault="00D43481" w:rsidP="00D944B6"/>
    <w:p w14:paraId="3165ACB8" w14:textId="77777777" w:rsidR="00303F27" w:rsidRDefault="00303F27" w:rsidP="00D43481">
      <w:pPr>
        <w:pStyle w:val="A-Head"/>
      </w:pPr>
      <w:r>
        <w:t>Key Characteristics</w:t>
      </w:r>
    </w:p>
    <w:tbl>
      <w:tblPr>
        <w:tblStyle w:val="Table"/>
        <w:tblW w:w="5000" w:type="pct"/>
        <w:tblLayout w:type="fixed"/>
        <w:tblLook w:val="0020" w:firstRow="1" w:lastRow="0" w:firstColumn="0" w:lastColumn="0" w:noHBand="0" w:noVBand="0"/>
      </w:tblPr>
      <w:tblGrid>
        <w:gridCol w:w="3510"/>
        <w:gridCol w:w="5850"/>
      </w:tblGrid>
      <w:tr w:rsidR="00303F27" w14:paraId="012A293C" w14:textId="77777777" w:rsidTr="00FF1281">
        <w:trPr>
          <w:cnfStyle w:val="100000000000" w:firstRow="1" w:lastRow="0" w:firstColumn="0" w:lastColumn="0" w:oddVBand="0" w:evenVBand="0" w:oddHBand="0" w:evenHBand="0" w:firstRowFirstColumn="0" w:firstRowLastColumn="0" w:lastRowFirstColumn="0" w:lastRowLastColumn="0"/>
          <w:tblHeader/>
        </w:trPr>
        <w:tc>
          <w:tcPr>
            <w:tcW w:w="2970" w:type="dxa"/>
          </w:tcPr>
          <w:p w14:paraId="249FCA90" w14:textId="77777777" w:rsidR="00303F27" w:rsidRPr="00D43481" w:rsidRDefault="00303F27" w:rsidP="00D43481">
            <w:pPr>
              <w:rPr>
                <w:rStyle w:val="bold1"/>
              </w:rPr>
            </w:pPr>
            <w:r w:rsidRPr="00D43481">
              <w:rPr>
                <w:rStyle w:val="bold1"/>
              </w:rPr>
              <w:t>Characteristic</w:t>
            </w:r>
          </w:p>
        </w:tc>
        <w:tc>
          <w:tcPr>
            <w:tcW w:w="4950" w:type="dxa"/>
          </w:tcPr>
          <w:p w14:paraId="212AC73D" w14:textId="77777777" w:rsidR="00303F27" w:rsidRPr="00D43481" w:rsidRDefault="00303F27" w:rsidP="00D43481">
            <w:pPr>
              <w:rPr>
                <w:rStyle w:val="bold1"/>
              </w:rPr>
            </w:pPr>
            <w:r w:rsidRPr="00D43481">
              <w:rPr>
                <w:rStyle w:val="bold1"/>
              </w:rPr>
              <w:t>Details</w:t>
            </w:r>
          </w:p>
        </w:tc>
      </w:tr>
      <w:tr w:rsidR="00303F27" w14:paraId="19A3DE18" w14:textId="77777777">
        <w:tc>
          <w:tcPr>
            <w:tcW w:w="2970" w:type="dxa"/>
          </w:tcPr>
          <w:p w14:paraId="497C8D81" w14:textId="77777777" w:rsidR="00303F27" w:rsidRDefault="00303F27" w:rsidP="00D43481">
            <w:r>
              <w:t>Time from Knoxville</w:t>
            </w:r>
          </w:p>
        </w:tc>
        <w:tc>
          <w:tcPr>
            <w:tcW w:w="4950" w:type="dxa"/>
          </w:tcPr>
          <w:p w14:paraId="4A4D7C3C" w14:textId="77777777" w:rsidR="00303F27" w:rsidRDefault="00303F27" w:rsidP="00D43481">
            <w:r>
              <w:t>1 hr 5 mins</w:t>
            </w:r>
          </w:p>
        </w:tc>
      </w:tr>
      <w:tr w:rsidR="00303F27" w14:paraId="2F81D6C8" w14:textId="77777777">
        <w:tc>
          <w:tcPr>
            <w:tcW w:w="2970" w:type="dxa"/>
          </w:tcPr>
          <w:p w14:paraId="3E8BFF75" w14:textId="77777777" w:rsidR="00303F27" w:rsidRDefault="00303F27" w:rsidP="00D43481">
            <w:r>
              <w:t>Trail Distance (Miles)</w:t>
            </w:r>
          </w:p>
        </w:tc>
        <w:tc>
          <w:tcPr>
            <w:tcW w:w="4950" w:type="dxa"/>
          </w:tcPr>
          <w:p w14:paraId="1BD402F3" w14:textId="77777777" w:rsidR="00303F27" w:rsidRDefault="00303F27" w:rsidP="00D43481">
            <w:r>
              <w:t>Up to 7.6</w:t>
            </w:r>
          </w:p>
        </w:tc>
      </w:tr>
      <w:tr w:rsidR="00303F27" w14:paraId="697827BB" w14:textId="77777777">
        <w:tc>
          <w:tcPr>
            <w:tcW w:w="2970" w:type="dxa"/>
          </w:tcPr>
          <w:p w14:paraId="23197A78" w14:textId="77777777" w:rsidR="00303F27" w:rsidRDefault="00303F27" w:rsidP="00D43481">
            <w:r>
              <w:t>Elevation Change</w:t>
            </w:r>
          </w:p>
        </w:tc>
        <w:tc>
          <w:tcPr>
            <w:tcW w:w="4950" w:type="dxa"/>
          </w:tcPr>
          <w:p w14:paraId="237C0FD5" w14:textId="77777777" w:rsidR="00303F27" w:rsidRDefault="00303F27" w:rsidP="00D43481">
            <w:r>
              <w:t>Moderate</w:t>
            </w:r>
          </w:p>
        </w:tc>
      </w:tr>
      <w:tr w:rsidR="00303F27" w14:paraId="72052815" w14:textId="77777777">
        <w:tc>
          <w:tcPr>
            <w:tcW w:w="2970" w:type="dxa"/>
          </w:tcPr>
          <w:p w14:paraId="41992A78" w14:textId="77777777" w:rsidR="00303F27" w:rsidRDefault="00303F27" w:rsidP="00D43481">
            <w:r>
              <w:lastRenderedPageBreak/>
              <w:t>Pets</w:t>
            </w:r>
          </w:p>
        </w:tc>
        <w:tc>
          <w:tcPr>
            <w:tcW w:w="4950" w:type="dxa"/>
          </w:tcPr>
          <w:p w14:paraId="2BFF08E6" w14:textId="77777777" w:rsidR="00303F27" w:rsidRDefault="00303F27" w:rsidP="00D43481">
            <w:r>
              <w:t>Not Allowed</w:t>
            </w:r>
          </w:p>
        </w:tc>
      </w:tr>
      <w:tr w:rsidR="00303F27" w14:paraId="3583C39B" w14:textId="77777777">
        <w:tc>
          <w:tcPr>
            <w:tcW w:w="2970" w:type="dxa"/>
          </w:tcPr>
          <w:p w14:paraId="4ADFA73D" w14:textId="77777777" w:rsidR="00303F27" w:rsidRDefault="00303F27" w:rsidP="00D43481">
            <w:r>
              <w:t>Parking Pass/Entrance Fee</w:t>
            </w:r>
          </w:p>
        </w:tc>
        <w:tc>
          <w:tcPr>
            <w:tcW w:w="4950" w:type="dxa"/>
          </w:tcPr>
          <w:p w14:paraId="011FA183" w14:textId="77777777" w:rsidR="00303F27" w:rsidRDefault="00303F27" w:rsidP="00D43481">
            <w:r>
              <w:t>Required</w:t>
            </w:r>
          </w:p>
        </w:tc>
      </w:tr>
      <w:tr w:rsidR="00303F27" w14:paraId="530FF303" w14:textId="77777777">
        <w:tc>
          <w:tcPr>
            <w:tcW w:w="2970" w:type="dxa"/>
          </w:tcPr>
          <w:p w14:paraId="1AF3E0D0" w14:textId="77777777" w:rsidR="00303F27" w:rsidRDefault="00303F27" w:rsidP="00D43481">
            <w:r>
              <w:t>Restroom(s)</w:t>
            </w:r>
          </w:p>
        </w:tc>
        <w:tc>
          <w:tcPr>
            <w:tcW w:w="4950" w:type="dxa"/>
          </w:tcPr>
          <w:p w14:paraId="19043FCA" w14:textId="77777777" w:rsidR="00303F27" w:rsidRDefault="00303F27" w:rsidP="00D43481">
            <w:r>
              <w:t>No</w:t>
            </w:r>
          </w:p>
        </w:tc>
      </w:tr>
      <w:tr w:rsidR="00303F27" w14:paraId="5AB1358D" w14:textId="77777777">
        <w:tc>
          <w:tcPr>
            <w:tcW w:w="2970" w:type="dxa"/>
          </w:tcPr>
          <w:p w14:paraId="25EA90A2" w14:textId="77777777" w:rsidR="00303F27" w:rsidRDefault="00303F27" w:rsidP="00D43481">
            <w:r>
              <w:t>Best Ages</w:t>
            </w:r>
          </w:p>
        </w:tc>
        <w:tc>
          <w:tcPr>
            <w:tcW w:w="4950" w:type="dxa"/>
          </w:tcPr>
          <w:p w14:paraId="32BB68D3" w14:textId="77777777" w:rsidR="00303F27" w:rsidRDefault="00303F27" w:rsidP="00D43481">
            <w:r>
              <w:t>All Ages</w:t>
            </w:r>
          </w:p>
        </w:tc>
      </w:tr>
      <w:tr w:rsidR="00303F27" w14:paraId="445A3075" w14:textId="77777777">
        <w:tc>
          <w:tcPr>
            <w:tcW w:w="2970" w:type="dxa"/>
          </w:tcPr>
          <w:p w14:paraId="5B604653" w14:textId="77777777" w:rsidR="00303F27" w:rsidRDefault="00303F27" w:rsidP="00D43481">
            <w:r>
              <w:t>Accessibility</w:t>
            </w:r>
          </w:p>
        </w:tc>
        <w:tc>
          <w:tcPr>
            <w:tcW w:w="4950" w:type="dxa"/>
          </w:tcPr>
          <w:p w14:paraId="1776D1C5" w14:textId="77777777" w:rsidR="00303F27" w:rsidRDefault="00303F27" w:rsidP="00D43481">
            <w:r>
              <w:t>Not accessible</w:t>
            </w:r>
          </w:p>
        </w:tc>
      </w:tr>
    </w:tbl>
    <w:p w14:paraId="0C6AAFE8" w14:textId="77777777" w:rsidR="00D43481" w:rsidRDefault="00D43481">
      <w:pPr>
        <w:pStyle w:val="Heading3"/>
      </w:pPr>
    </w:p>
    <w:p w14:paraId="5301D3B1" w14:textId="74D78DE0" w:rsidR="00303F27" w:rsidRDefault="00303F27" w:rsidP="00D43481">
      <w:pPr>
        <w:pStyle w:val="A-Head"/>
      </w:pPr>
      <w:r>
        <w:t>Directions to the Trailhead</w:t>
      </w:r>
    </w:p>
    <w:p w14:paraId="08230951" w14:textId="77777777" w:rsidR="00303F27" w:rsidRDefault="00303F27" w:rsidP="00D43481">
      <w:r>
        <w:t>Trailhead Address: Middle Prong Trail Trailhead, J89J+54 Townsend, Tennessee</w:t>
      </w:r>
    </w:p>
    <w:p w14:paraId="43291E00" w14:textId="77777777" w:rsidR="00303F27" w:rsidRDefault="00303F27" w:rsidP="00D43481">
      <w:r>
        <w:t>Trailhead GPS Coordinates: 35.61794, -83.66971</w:t>
      </w:r>
    </w:p>
    <w:p w14:paraId="1B70BAF9" w14:textId="77777777" w:rsidR="00303F27" w:rsidRDefault="00303F27" w:rsidP="00D43481">
      <w:pPr>
        <w:ind w:firstLine="720"/>
      </w:pPr>
      <w:r>
        <w:t>The above address will navigate you to the parking area for the trailhead. Please note it uses a “Plus code” in lieu of a street address that only works in Google Maps. Note that this trailhead is at the end of a lengthy gravel road, but it’s fairly smooth (and it’s a pretty drive). This is a large parking area. Even on the busiest days, you will be able to find a place to park. There are spots around the turn-around, but if they are taken, it is acceptable to park on the side of the road. After parking, walk toward the bridge to start your hike.</w:t>
      </w:r>
    </w:p>
    <w:p w14:paraId="7CC366B2" w14:textId="77777777" w:rsidR="00D43481" w:rsidRDefault="00D43481" w:rsidP="00D43481">
      <w:pPr>
        <w:ind w:firstLine="720"/>
      </w:pPr>
    </w:p>
    <w:p w14:paraId="4EC1952F" w14:textId="77777777" w:rsidR="00303F27" w:rsidRPr="00D43481" w:rsidRDefault="00303F27" w:rsidP="00D43481">
      <w:pPr>
        <w:pStyle w:val="A-Head"/>
      </w:pPr>
      <w:r>
        <w:t>Trail Description</w:t>
      </w:r>
    </w:p>
    <w:tbl>
      <w:tblPr>
        <w:tblStyle w:val="Table"/>
        <w:tblW w:w="5000" w:type="pct"/>
        <w:tblLayout w:type="fixed"/>
        <w:tblLook w:val="0020" w:firstRow="1" w:lastRow="0" w:firstColumn="0" w:lastColumn="0" w:noHBand="0" w:noVBand="0"/>
      </w:tblPr>
      <w:tblGrid>
        <w:gridCol w:w="1260"/>
        <w:gridCol w:w="8100"/>
      </w:tblGrid>
      <w:tr w:rsidR="00303F27" w14:paraId="4419BF51" w14:textId="77777777" w:rsidTr="00D43481">
        <w:trPr>
          <w:cnfStyle w:val="100000000000" w:firstRow="1" w:lastRow="0" w:firstColumn="0" w:lastColumn="0" w:oddVBand="0" w:evenVBand="0" w:oddHBand="0" w:evenHBand="0" w:firstRowFirstColumn="0" w:firstRowLastColumn="0" w:lastRowFirstColumn="0" w:lastRowLastColumn="0"/>
          <w:tblHeader/>
        </w:trPr>
        <w:tc>
          <w:tcPr>
            <w:tcW w:w="1260" w:type="dxa"/>
          </w:tcPr>
          <w:p w14:paraId="738504C9" w14:textId="77777777" w:rsidR="00303F27" w:rsidRPr="00D43481" w:rsidRDefault="00303F27" w:rsidP="00D43481">
            <w:pPr>
              <w:rPr>
                <w:rStyle w:val="bold1"/>
              </w:rPr>
            </w:pPr>
            <w:r w:rsidRPr="00D43481">
              <w:rPr>
                <w:rStyle w:val="bold1"/>
              </w:rPr>
              <w:lastRenderedPageBreak/>
              <w:t>Distance from Start</w:t>
            </w:r>
          </w:p>
        </w:tc>
        <w:tc>
          <w:tcPr>
            <w:tcW w:w="8100" w:type="dxa"/>
          </w:tcPr>
          <w:p w14:paraId="5115959E" w14:textId="77777777" w:rsidR="00303F27" w:rsidRPr="00D43481" w:rsidRDefault="00303F27" w:rsidP="00D43481">
            <w:pPr>
              <w:rPr>
                <w:rStyle w:val="bold1"/>
              </w:rPr>
            </w:pPr>
            <w:r w:rsidRPr="00D43481">
              <w:rPr>
                <w:rStyle w:val="bold1"/>
              </w:rPr>
              <w:t>Description</w:t>
            </w:r>
          </w:p>
        </w:tc>
      </w:tr>
      <w:tr w:rsidR="00303F27" w14:paraId="3434AB3F" w14:textId="77777777" w:rsidTr="00D43481">
        <w:tc>
          <w:tcPr>
            <w:tcW w:w="1260" w:type="dxa"/>
          </w:tcPr>
          <w:p w14:paraId="2ACD5600" w14:textId="77777777" w:rsidR="00303F27" w:rsidRDefault="00303F27" w:rsidP="00D43481">
            <w:r>
              <w:t>0.0</w:t>
            </w:r>
          </w:p>
        </w:tc>
        <w:tc>
          <w:tcPr>
            <w:tcW w:w="8100" w:type="dxa"/>
          </w:tcPr>
          <w:p w14:paraId="22691418" w14:textId="77777777" w:rsidR="00303F27" w:rsidRDefault="00303F27" w:rsidP="00D43481">
            <w:r>
              <w:t>Cross the bridge over Lynn Camp Prong. Ascend gradually on the Middle Prong Trail.</w:t>
            </w:r>
          </w:p>
        </w:tc>
      </w:tr>
      <w:tr w:rsidR="00303F27" w14:paraId="43AE35C7" w14:textId="77777777" w:rsidTr="00D43481">
        <w:tc>
          <w:tcPr>
            <w:tcW w:w="1260" w:type="dxa"/>
          </w:tcPr>
          <w:p w14:paraId="639A5126" w14:textId="77777777" w:rsidR="00303F27" w:rsidRDefault="00303F27" w:rsidP="00D43481">
            <w:r>
              <w:t>0.05</w:t>
            </w:r>
          </w:p>
        </w:tc>
        <w:tc>
          <w:tcPr>
            <w:tcW w:w="8100" w:type="dxa"/>
          </w:tcPr>
          <w:p w14:paraId="322800AA" w14:textId="78DA079D" w:rsidR="00303F27" w:rsidRDefault="00303F27" w:rsidP="00D43481">
            <w:r>
              <w:t>Almost immediately past the bridge, not</w:t>
            </w:r>
            <w:ins w:id="25" w:author="Rosenberg, Joshua" w:date="2026-04-07T21:11:00Z" w16du:dateUtc="2026-04-08T02:11:00Z">
              <w:r w:rsidR="005E5AAA">
                <w:t>e</w:t>
              </w:r>
            </w:ins>
            <w:r>
              <w:t xml:space="preserve"> the split in the trail. This hike heads to the left. A short trail, the Thunderhead Prong Quiet Walkway, heads to the right (it’s a great place for kids to play and splash on hot days!).</w:t>
            </w:r>
          </w:p>
        </w:tc>
      </w:tr>
      <w:tr w:rsidR="00303F27" w14:paraId="4C5AB4E3" w14:textId="77777777" w:rsidTr="00D43481">
        <w:tc>
          <w:tcPr>
            <w:tcW w:w="1260" w:type="dxa"/>
          </w:tcPr>
          <w:p w14:paraId="0D51D9BB" w14:textId="77777777" w:rsidR="00303F27" w:rsidRDefault="00303F27" w:rsidP="00D43481">
            <w:r>
              <w:t>0.65</w:t>
            </w:r>
          </w:p>
        </w:tc>
        <w:tc>
          <w:tcPr>
            <w:tcW w:w="8100" w:type="dxa"/>
          </w:tcPr>
          <w:p w14:paraId="181A8486" w14:textId="77777777" w:rsidR="00303F27" w:rsidRDefault="00303F27" w:rsidP="00D43481">
            <w:r>
              <w:t>Overlook to Lynn Camp Prong. Though a short way in, this is an acceptable spot to turn around and head back to the start. The trail continues onward. This is one of many trails in the Smokies that is pretty and very worthwhile all along the way; hike as far as you or your littles like.</w:t>
            </w:r>
          </w:p>
        </w:tc>
      </w:tr>
      <w:tr w:rsidR="00303F27" w14:paraId="6BFFC4B6" w14:textId="77777777" w:rsidTr="00D43481">
        <w:tc>
          <w:tcPr>
            <w:tcW w:w="1260" w:type="dxa"/>
          </w:tcPr>
          <w:p w14:paraId="4EDA48BF" w14:textId="77777777" w:rsidR="00303F27" w:rsidRDefault="00303F27" w:rsidP="00D43481">
            <w:r>
              <w:t>2.35</w:t>
            </w:r>
          </w:p>
        </w:tc>
        <w:tc>
          <w:tcPr>
            <w:tcW w:w="8100" w:type="dxa"/>
          </w:tcPr>
          <w:p w14:paraId="2725B0E3" w14:textId="77777777" w:rsidR="00303F27" w:rsidRDefault="00303F27" w:rsidP="00D43481">
            <w:r>
              <w:t>Intersection with Panther Creek Trail on the left. Continue on the Middle Prong Trail.</w:t>
            </w:r>
          </w:p>
        </w:tc>
      </w:tr>
      <w:tr w:rsidR="00303F27" w14:paraId="577B192B" w14:textId="77777777" w:rsidTr="00D43481">
        <w:tc>
          <w:tcPr>
            <w:tcW w:w="1260" w:type="dxa"/>
          </w:tcPr>
          <w:p w14:paraId="4E2A6890" w14:textId="77777777" w:rsidR="00303F27" w:rsidRDefault="00303F27" w:rsidP="00D43481">
            <w:r>
              <w:t>3.6</w:t>
            </w:r>
          </w:p>
        </w:tc>
        <w:tc>
          <w:tcPr>
            <w:tcW w:w="8100" w:type="dxa"/>
          </w:tcPr>
          <w:p w14:paraId="4BFA2C1C" w14:textId="77777777" w:rsidR="00303F27" w:rsidRDefault="00303F27" w:rsidP="00D43481">
            <w:r>
              <w:t>Begin a brief switchback before the waterfall at the end of this hike.</w:t>
            </w:r>
          </w:p>
        </w:tc>
      </w:tr>
      <w:tr w:rsidR="00303F27" w14:paraId="5B937A17" w14:textId="77777777" w:rsidTr="00D43481">
        <w:tc>
          <w:tcPr>
            <w:tcW w:w="1260" w:type="dxa"/>
          </w:tcPr>
          <w:p w14:paraId="28816F26" w14:textId="77777777" w:rsidR="00303F27" w:rsidRDefault="00303F27" w:rsidP="00D43481">
            <w:r>
              <w:t>3.8</w:t>
            </w:r>
          </w:p>
        </w:tc>
        <w:tc>
          <w:tcPr>
            <w:tcW w:w="8100" w:type="dxa"/>
          </w:tcPr>
          <w:p w14:paraId="0891C732" w14:textId="7D6C94DA" w:rsidR="00303F27" w:rsidRDefault="00303F27" w:rsidP="00D43481">
            <w:r>
              <w:t>Reach Indian Flat</w:t>
            </w:r>
            <w:ins w:id="26" w:author="Rosenberg, Joshua" w:date="2026-04-09T16:26:00Z" w16du:dateUtc="2026-04-09T21:26:00Z">
              <w:r w:rsidR="00845630">
                <w:t>s</w:t>
              </w:r>
            </w:ins>
            <w:r>
              <w:t xml:space="preserve"> Falls. It’s accessible via a small opening in the trees and shrubs. After resting at the beautiful waterfall, turn around to return to the start.</w:t>
            </w:r>
          </w:p>
        </w:tc>
      </w:tr>
      <w:tr w:rsidR="00303F27" w14:paraId="547823E9" w14:textId="77777777" w:rsidTr="00D43481">
        <w:tc>
          <w:tcPr>
            <w:tcW w:w="1260" w:type="dxa"/>
          </w:tcPr>
          <w:p w14:paraId="43BFB5A6" w14:textId="77777777" w:rsidR="00303F27" w:rsidRDefault="00303F27" w:rsidP="00D43481">
            <w:r>
              <w:t>5.25</w:t>
            </w:r>
          </w:p>
        </w:tc>
        <w:tc>
          <w:tcPr>
            <w:tcW w:w="8100" w:type="dxa"/>
          </w:tcPr>
          <w:p w14:paraId="2CA86D5C" w14:textId="77777777" w:rsidR="00303F27" w:rsidRDefault="00303F27" w:rsidP="00D43481">
            <w:r>
              <w:t>Intersection with the Panther Creek Trail on the right.</w:t>
            </w:r>
          </w:p>
        </w:tc>
      </w:tr>
      <w:tr w:rsidR="00303F27" w14:paraId="0AF1EF03" w14:textId="77777777" w:rsidTr="00D43481">
        <w:tc>
          <w:tcPr>
            <w:tcW w:w="1260" w:type="dxa"/>
          </w:tcPr>
          <w:p w14:paraId="2006720B" w14:textId="77777777" w:rsidR="00303F27" w:rsidRDefault="00303F27" w:rsidP="00D43481">
            <w:r>
              <w:t>7.6</w:t>
            </w:r>
          </w:p>
        </w:tc>
        <w:tc>
          <w:tcPr>
            <w:tcW w:w="8100" w:type="dxa"/>
          </w:tcPr>
          <w:p w14:paraId="3251E604" w14:textId="77777777" w:rsidR="00303F27" w:rsidRDefault="00303F27" w:rsidP="00D43481">
            <w:r>
              <w:t>Trailhead</w:t>
            </w:r>
          </w:p>
        </w:tc>
      </w:tr>
    </w:tbl>
    <w:p w14:paraId="639474F5" w14:textId="77777777" w:rsidR="00D02B0E" w:rsidRPr="002B335B" w:rsidRDefault="00D02B0E" w:rsidP="002B335B"/>
    <w:p w14:paraId="7E6B0B78" w14:textId="490F1B3B" w:rsidR="00303F27" w:rsidRDefault="00303F27" w:rsidP="00D02B0E">
      <w:pPr>
        <w:pStyle w:val="A-Head"/>
      </w:pPr>
      <w:r>
        <w:t>Nearby</w:t>
      </w:r>
    </w:p>
    <w:p w14:paraId="6BA40270" w14:textId="77777777" w:rsidR="00303F27" w:rsidRDefault="00303F27" w:rsidP="00D02B0E">
      <w:r w:rsidRPr="00D02B0E">
        <w:rPr>
          <w:rStyle w:val="bold1"/>
        </w:rPr>
        <w:lastRenderedPageBreak/>
        <w:t>Drive the Cade</w:t>
      </w:r>
      <w:del w:id="27" w:author="Rosenberg, Joshua" w:date="2026-04-09T16:23:00Z" w16du:dateUtc="2026-04-09T21:23:00Z">
        <w:r w:rsidRPr="00D02B0E" w:rsidDel="00E53D17">
          <w:rPr>
            <w:rStyle w:val="bold1"/>
          </w:rPr>
          <w:delText>’</w:delText>
        </w:r>
      </w:del>
      <w:r w:rsidRPr="00D02B0E">
        <w:rPr>
          <w:rStyle w:val="bold1"/>
        </w:rPr>
        <w:t>s Cove Loop.</w:t>
      </w:r>
      <w:r>
        <w:t xml:space="preserve"> This is a nice way to make a longer day of your trip. Instead of returning the way you came, at the intersection of Townsend Road and Laurel Creek Road, turn left and head toward Cade</w:t>
      </w:r>
      <w:del w:id="28" w:author="Rosenberg, Joshua" w:date="2026-04-09T16:23:00Z" w16du:dateUtc="2026-04-09T21:23:00Z">
        <w:r w:rsidDel="00642B7C">
          <w:delText>’</w:delText>
        </w:r>
      </w:del>
      <w:r>
        <w:t>s Cove. The drive to Cade</w:t>
      </w:r>
      <w:del w:id="29" w:author="Rosenberg, Joshua" w:date="2026-04-09T16:23:00Z" w16du:dateUtc="2026-04-09T21:23:00Z">
        <w:r w:rsidDel="00006303">
          <w:delText>’</w:delText>
        </w:r>
      </w:del>
      <w:r>
        <w:t>s Cove is around 15 minutes; the loop road around Cade</w:t>
      </w:r>
      <w:del w:id="30" w:author="Rosenberg, Joshua" w:date="2026-04-09T16:23:00Z" w16du:dateUtc="2026-04-09T21:23:00Z">
        <w:r w:rsidDel="00E55DAA">
          <w:delText>’</w:delText>
        </w:r>
      </w:del>
      <w:r>
        <w:t>s Cove takes around 45 minutes to drive–longer on busy days, especially when bears are visible–which is often! Traffic on the loop road can be severe, especially during peak times, so plan accordingly to avoid restless kiddos.</w:t>
      </w:r>
    </w:p>
    <w:p w14:paraId="0DFE68AB" w14:textId="77777777" w:rsidR="00303F27" w:rsidRDefault="00303F27" w:rsidP="00D02B0E">
      <w:r w:rsidRPr="00D02B0E">
        <w:rPr>
          <w:rStyle w:val="bold1"/>
        </w:rPr>
        <w:t>Stop</w:t>
      </w:r>
      <w:del w:id="31" w:author="Rosenberg, Joshua" w:date="2026-04-07T21:21:00Z" w16du:dateUtc="2026-04-08T02:21:00Z">
        <w:r w:rsidRPr="00D02B0E" w:rsidDel="00257116">
          <w:rPr>
            <w:rStyle w:val="bold1"/>
          </w:rPr>
          <w:delText>ping</w:delText>
        </w:r>
      </w:del>
      <w:r w:rsidRPr="00D02B0E">
        <w:rPr>
          <w:rStyle w:val="bold1"/>
        </w:rPr>
        <w:t xml:space="preserve"> for a snack or meal in Townsend.</w:t>
      </w:r>
      <w:r>
        <w:t xml:space="preserve"> Townsend bills itself as the “Peaceful Side of the Smokies”. Peaceful Side Social is a favorite lunch and dinner spot with kids, owing to the good food and large outdoor play area.</w:t>
      </w:r>
    </w:p>
    <w:bookmarkEnd w:id="24"/>
    <w:p w14:paraId="662AACC5" w14:textId="36FD9145" w:rsidR="00303F27" w:rsidRDefault="00303F27">
      <w:r>
        <w:br w:type="page"/>
      </w:r>
    </w:p>
    <w:p w14:paraId="7AB5CE96" w14:textId="52122460" w:rsidR="00303F27" w:rsidRDefault="00303F27" w:rsidP="006F3BC9">
      <w:pPr>
        <w:pStyle w:val="ChapterTitle"/>
      </w:pPr>
      <w:bookmarkStart w:id="32" w:name="trail-25-abrams-creek"/>
      <w:r>
        <w:lastRenderedPageBreak/>
        <w:t>Abrams Creek</w:t>
      </w:r>
    </w:p>
    <w:p w14:paraId="2BC349E1" w14:textId="77777777" w:rsidR="00303F27" w:rsidRPr="006F3BC9" w:rsidRDefault="00303F27" w:rsidP="006F3BC9">
      <w:pPr>
        <w:rPr>
          <w:rStyle w:val="bold1"/>
        </w:rPr>
      </w:pPr>
      <w:r w:rsidRPr="006F3BC9">
        <w:rPr>
          <w:rStyle w:val="bold1"/>
        </w:rPr>
        <w:t>Figures included in this chapter:</w:t>
      </w:r>
    </w:p>
    <w:p w14:paraId="7DF5FA1A" w14:textId="77777777" w:rsidR="00303F27" w:rsidRDefault="00303F27" w:rsidP="006F3BC9">
      <w:r>
        <w:t>trail-25-figure-01.jpg</w:t>
      </w:r>
    </w:p>
    <w:p w14:paraId="6088AE94" w14:textId="77777777" w:rsidR="00303F27" w:rsidRDefault="00303F27" w:rsidP="006F3BC9">
      <w:r>
        <w:t>trail-25-map.jpeg</w:t>
      </w:r>
    </w:p>
    <w:p w14:paraId="769E5C9F" w14:textId="77777777" w:rsidR="00303F27" w:rsidRDefault="00303F27" w:rsidP="006F3BC9">
      <w:r>
        <w:t>trail-25-figure-02.jpg</w:t>
      </w:r>
    </w:p>
    <w:p w14:paraId="34543F71" w14:textId="77777777" w:rsidR="00303F27" w:rsidRDefault="00303F27" w:rsidP="006F3BC9">
      <w:pPr>
        <w:pStyle w:val="A-Head"/>
      </w:pPr>
      <w:r>
        <w:t>Overview</w:t>
      </w:r>
    </w:p>
    <w:p w14:paraId="1F12994F" w14:textId="7D75277F" w:rsidR="00303F27" w:rsidRDefault="00303F27" w:rsidP="006F3BC9">
      <w:r>
        <w:t>Abrams Creek is a great place to start hiking in the Smokies if you live in or around Knoxville. In fact, it is the first Smokies hike our family did when our oldest was only about four months old! It’s accessible, offers a wide variety of features to please all members of the family, and has the added bonus of being beautiful! The enduring memory from this trail is of kids splashing endlessly in the shallow creeks. There are many ways to shorten the hike, and we often hike a</w:t>
      </w:r>
      <w:r w:rsidR="006F3BC9">
        <w:t>bout</w:t>
      </w:r>
      <w:r>
        <w:t xml:space="preserve"> </w:t>
      </w:r>
      <w:r w:rsidR="006F3BC9">
        <w:t>one</w:t>
      </w:r>
      <w:r>
        <w:t xml:space="preserve"> mile in and then turn around. It can be warmer here in the summer months, but the river offers many opportunities to swim and splash around, making it a great destination for the summer as well. This hike is relatively challenging beyond the first backcountry campsite, and better suited to hiking in its entirety with older children. The beauty of this hike is its versatility: you can turn around at many points along the trail and still have a great hike!</w:t>
      </w:r>
    </w:p>
    <w:p w14:paraId="6B310A74" w14:textId="77777777" w:rsidR="00DA2EAC" w:rsidRDefault="00DA2EAC" w:rsidP="006F3BC9"/>
    <w:p w14:paraId="27903B93" w14:textId="77777777" w:rsidR="00303F27" w:rsidRDefault="00303F27" w:rsidP="00DA2EAC">
      <w:pPr>
        <w:pStyle w:val="A-Head"/>
      </w:pPr>
      <w:r>
        <w:t>Key Characteristics</w:t>
      </w:r>
    </w:p>
    <w:tbl>
      <w:tblPr>
        <w:tblStyle w:val="Table"/>
        <w:tblW w:w="0" w:type="auto"/>
        <w:tblLook w:val="0020" w:firstRow="1" w:lastRow="0" w:firstColumn="0" w:lastColumn="0" w:noHBand="0" w:noVBand="0"/>
      </w:tblPr>
      <w:tblGrid>
        <w:gridCol w:w="2978"/>
        <w:gridCol w:w="1765"/>
      </w:tblGrid>
      <w:tr w:rsidR="00303F27" w14:paraId="646ABC53" w14:textId="77777777" w:rsidTr="005B3DAE">
        <w:trPr>
          <w:cnfStyle w:val="100000000000" w:firstRow="1" w:lastRow="0" w:firstColumn="0" w:lastColumn="0" w:oddVBand="0" w:evenVBand="0" w:oddHBand="0" w:evenHBand="0" w:firstRowFirstColumn="0" w:firstRowLastColumn="0" w:lastRowFirstColumn="0" w:lastRowLastColumn="0"/>
          <w:tblHeader/>
        </w:trPr>
        <w:tc>
          <w:tcPr>
            <w:tcW w:w="0" w:type="auto"/>
          </w:tcPr>
          <w:p w14:paraId="634A4201" w14:textId="77777777" w:rsidR="00303F27" w:rsidRPr="00DA2EAC" w:rsidRDefault="00303F27" w:rsidP="00DA2EAC">
            <w:pPr>
              <w:rPr>
                <w:rStyle w:val="bold1"/>
              </w:rPr>
            </w:pPr>
            <w:r w:rsidRPr="00DA2EAC">
              <w:rPr>
                <w:rStyle w:val="bold1"/>
              </w:rPr>
              <w:t>Characteristic</w:t>
            </w:r>
          </w:p>
        </w:tc>
        <w:tc>
          <w:tcPr>
            <w:tcW w:w="0" w:type="auto"/>
          </w:tcPr>
          <w:p w14:paraId="32D304C5" w14:textId="77777777" w:rsidR="00303F27" w:rsidRPr="00DA2EAC" w:rsidRDefault="00303F27" w:rsidP="00DA2EAC">
            <w:pPr>
              <w:rPr>
                <w:rStyle w:val="bold1"/>
              </w:rPr>
            </w:pPr>
            <w:r w:rsidRPr="00DA2EAC">
              <w:rPr>
                <w:rStyle w:val="bold1"/>
              </w:rPr>
              <w:t>Details</w:t>
            </w:r>
          </w:p>
        </w:tc>
      </w:tr>
      <w:tr w:rsidR="00303F27" w14:paraId="68541E41" w14:textId="77777777">
        <w:tc>
          <w:tcPr>
            <w:tcW w:w="0" w:type="auto"/>
          </w:tcPr>
          <w:p w14:paraId="6DC7B648" w14:textId="77777777" w:rsidR="00303F27" w:rsidRDefault="00303F27" w:rsidP="00DA2EAC">
            <w:r>
              <w:t>Time from Knoxville</w:t>
            </w:r>
          </w:p>
        </w:tc>
        <w:tc>
          <w:tcPr>
            <w:tcW w:w="0" w:type="auto"/>
          </w:tcPr>
          <w:p w14:paraId="21A8EB35" w14:textId="77777777" w:rsidR="00303F27" w:rsidRDefault="00303F27" w:rsidP="00DA2EAC">
            <w:r>
              <w:t>55 mins</w:t>
            </w:r>
          </w:p>
        </w:tc>
      </w:tr>
      <w:tr w:rsidR="00303F27" w14:paraId="69634E1B" w14:textId="77777777">
        <w:tc>
          <w:tcPr>
            <w:tcW w:w="0" w:type="auto"/>
          </w:tcPr>
          <w:p w14:paraId="7E1980D2" w14:textId="77777777" w:rsidR="00303F27" w:rsidRDefault="00303F27" w:rsidP="00DA2EAC">
            <w:r>
              <w:lastRenderedPageBreak/>
              <w:t>Trail Distance (Miles)</w:t>
            </w:r>
          </w:p>
        </w:tc>
        <w:tc>
          <w:tcPr>
            <w:tcW w:w="0" w:type="auto"/>
          </w:tcPr>
          <w:p w14:paraId="336FF6FE" w14:textId="61F563F2" w:rsidR="00303F27" w:rsidRDefault="00303F27" w:rsidP="00DA2EAC">
            <w:r>
              <w:t>5.</w:t>
            </w:r>
            <w:ins w:id="33" w:author="Rosenberg, Joshua" w:date="2026-04-09T16:26:00Z" w16du:dateUtc="2026-04-09T21:26:00Z">
              <w:r w:rsidR="008C291A">
                <w:t>6</w:t>
              </w:r>
            </w:ins>
            <w:del w:id="34" w:author="Rosenberg, Joshua" w:date="2026-04-09T16:26:00Z" w16du:dateUtc="2026-04-09T21:26:00Z">
              <w:r w:rsidDel="008C291A">
                <w:delText>8</w:delText>
              </w:r>
            </w:del>
          </w:p>
        </w:tc>
      </w:tr>
      <w:tr w:rsidR="00303F27" w14:paraId="49345C63" w14:textId="77777777">
        <w:tc>
          <w:tcPr>
            <w:tcW w:w="0" w:type="auto"/>
          </w:tcPr>
          <w:p w14:paraId="21B847DD" w14:textId="77777777" w:rsidR="00303F27" w:rsidRDefault="00303F27" w:rsidP="00DA2EAC">
            <w:r>
              <w:t>Elevation Change</w:t>
            </w:r>
          </w:p>
        </w:tc>
        <w:tc>
          <w:tcPr>
            <w:tcW w:w="0" w:type="auto"/>
          </w:tcPr>
          <w:p w14:paraId="35A9ABE6" w14:textId="77777777" w:rsidR="00303F27" w:rsidRDefault="00303F27" w:rsidP="00DA2EAC">
            <w:r>
              <w:t>Moderate</w:t>
            </w:r>
          </w:p>
        </w:tc>
      </w:tr>
      <w:tr w:rsidR="00303F27" w14:paraId="2AA9AF70" w14:textId="77777777">
        <w:tc>
          <w:tcPr>
            <w:tcW w:w="0" w:type="auto"/>
          </w:tcPr>
          <w:p w14:paraId="78C926E4" w14:textId="77777777" w:rsidR="00303F27" w:rsidRDefault="00303F27" w:rsidP="00DA2EAC">
            <w:r>
              <w:t>Pets</w:t>
            </w:r>
          </w:p>
        </w:tc>
        <w:tc>
          <w:tcPr>
            <w:tcW w:w="0" w:type="auto"/>
          </w:tcPr>
          <w:p w14:paraId="57E5EC5E" w14:textId="77777777" w:rsidR="00303F27" w:rsidRDefault="00303F27" w:rsidP="00DA2EAC">
            <w:r>
              <w:t>Not Allowed</w:t>
            </w:r>
          </w:p>
        </w:tc>
      </w:tr>
      <w:tr w:rsidR="00303F27" w14:paraId="6F18A8DE" w14:textId="77777777">
        <w:tc>
          <w:tcPr>
            <w:tcW w:w="0" w:type="auto"/>
          </w:tcPr>
          <w:p w14:paraId="4ABC14A2" w14:textId="77777777" w:rsidR="00303F27" w:rsidRDefault="00303F27" w:rsidP="00DA2EAC">
            <w:r>
              <w:t>Parking Pass/Entrance Fee</w:t>
            </w:r>
          </w:p>
        </w:tc>
        <w:tc>
          <w:tcPr>
            <w:tcW w:w="0" w:type="auto"/>
          </w:tcPr>
          <w:p w14:paraId="2C70667E" w14:textId="77777777" w:rsidR="00303F27" w:rsidRDefault="00303F27" w:rsidP="00DA2EAC">
            <w:r>
              <w:t>Required</w:t>
            </w:r>
          </w:p>
        </w:tc>
      </w:tr>
      <w:tr w:rsidR="00303F27" w14:paraId="4650CAEE" w14:textId="77777777">
        <w:tc>
          <w:tcPr>
            <w:tcW w:w="0" w:type="auto"/>
          </w:tcPr>
          <w:p w14:paraId="2013363A" w14:textId="77777777" w:rsidR="00303F27" w:rsidRDefault="00303F27" w:rsidP="00DA2EAC">
            <w:r>
              <w:t>Restroom(s)</w:t>
            </w:r>
          </w:p>
        </w:tc>
        <w:tc>
          <w:tcPr>
            <w:tcW w:w="0" w:type="auto"/>
          </w:tcPr>
          <w:p w14:paraId="1C140000" w14:textId="77777777" w:rsidR="00303F27" w:rsidRDefault="00303F27" w:rsidP="00DA2EAC">
            <w:r>
              <w:t>Yes (seasonal)</w:t>
            </w:r>
          </w:p>
        </w:tc>
      </w:tr>
      <w:tr w:rsidR="00303F27" w14:paraId="6FD41C72" w14:textId="77777777">
        <w:tc>
          <w:tcPr>
            <w:tcW w:w="0" w:type="auto"/>
          </w:tcPr>
          <w:p w14:paraId="2485D884" w14:textId="77777777" w:rsidR="00303F27" w:rsidRDefault="00303F27" w:rsidP="00DA2EAC">
            <w:r>
              <w:t>Best Ages</w:t>
            </w:r>
          </w:p>
        </w:tc>
        <w:tc>
          <w:tcPr>
            <w:tcW w:w="0" w:type="auto"/>
          </w:tcPr>
          <w:p w14:paraId="3DD00171" w14:textId="77777777" w:rsidR="00303F27" w:rsidRDefault="00303F27" w:rsidP="00DA2EAC">
            <w:r>
              <w:t>All ages</w:t>
            </w:r>
          </w:p>
        </w:tc>
      </w:tr>
      <w:tr w:rsidR="00303F27" w14:paraId="0E489F82" w14:textId="77777777">
        <w:tc>
          <w:tcPr>
            <w:tcW w:w="0" w:type="auto"/>
          </w:tcPr>
          <w:p w14:paraId="37543DCC" w14:textId="77777777" w:rsidR="00303F27" w:rsidRDefault="00303F27" w:rsidP="00DA2EAC">
            <w:r>
              <w:t>Accessibility</w:t>
            </w:r>
          </w:p>
        </w:tc>
        <w:tc>
          <w:tcPr>
            <w:tcW w:w="0" w:type="auto"/>
          </w:tcPr>
          <w:p w14:paraId="35D382AB" w14:textId="77777777" w:rsidR="00303F27" w:rsidRDefault="00303F27" w:rsidP="00DA2EAC">
            <w:r>
              <w:t>Not accessible</w:t>
            </w:r>
          </w:p>
        </w:tc>
      </w:tr>
    </w:tbl>
    <w:p w14:paraId="5F4F68A4" w14:textId="77777777" w:rsidR="00DA2EAC" w:rsidRDefault="00DA2EAC">
      <w:pPr>
        <w:pStyle w:val="Heading3"/>
      </w:pPr>
    </w:p>
    <w:p w14:paraId="131BF959" w14:textId="543A655C" w:rsidR="00303F27" w:rsidRDefault="00303F27" w:rsidP="00DA2EAC">
      <w:pPr>
        <w:pStyle w:val="A-Head"/>
      </w:pPr>
      <w:r>
        <w:t>Directions to the Trailhead</w:t>
      </w:r>
    </w:p>
    <w:p w14:paraId="33398ADF" w14:textId="77777777" w:rsidR="00303F27" w:rsidRDefault="00303F27" w:rsidP="00DA2EAC">
      <w:r>
        <w:t>Trailhead Address: Abrams Creek Campground, J368+MR Tallassee, Tennessee</w:t>
      </w:r>
    </w:p>
    <w:p w14:paraId="4191680D" w14:textId="77777777" w:rsidR="00303F27" w:rsidRDefault="00303F27" w:rsidP="00DA2EAC">
      <w:r>
        <w:t>Trailhead GPS Coordinates: 35.61095, -83.93356</w:t>
      </w:r>
    </w:p>
    <w:p w14:paraId="025188CD" w14:textId="77777777" w:rsidR="00303F27" w:rsidRDefault="00303F27" w:rsidP="00DA2EAC">
      <w:pPr>
        <w:ind w:firstLine="720"/>
      </w:pPr>
      <w:r>
        <w:t>It never seems to become crowded at Abrams Creek, but parking can be a bit confusing. This is because the first campground is further along the same road the trailhead is on. Also, there are two areas to park for the trailhead. We usually park by the gate to the campground, but you can also park near the large sign with maps of this area of the national park.</w:t>
      </w:r>
    </w:p>
    <w:p w14:paraId="2ACFF383" w14:textId="77777777" w:rsidR="00DE52E9" w:rsidRPr="002B335B" w:rsidRDefault="00DE52E9" w:rsidP="002B335B"/>
    <w:p w14:paraId="0CF9DE4B" w14:textId="7FD1B314" w:rsidR="00303F27" w:rsidRDefault="00303F27" w:rsidP="00DE52E9">
      <w:pPr>
        <w:pStyle w:val="A-Head"/>
      </w:pPr>
      <w:r>
        <w:t>Trail Description</w:t>
      </w:r>
    </w:p>
    <w:tbl>
      <w:tblPr>
        <w:tblStyle w:val="Table"/>
        <w:tblW w:w="5000" w:type="pct"/>
        <w:tblLayout w:type="fixed"/>
        <w:tblLook w:val="0020" w:firstRow="1" w:lastRow="0" w:firstColumn="0" w:lastColumn="0" w:noHBand="0" w:noVBand="0"/>
      </w:tblPr>
      <w:tblGrid>
        <w:gridCol w:w="1228"/>
        <w:gridCol w:w="8132"/>
      </w:tblGrid>
      <w:tr w:rsidR="00303F27" w14:paraId="24828F9D" w14:textId="77777777" w:rsidTr="005B3DAE">
        <w:trPr>
          <w:cnfStyle w:val="100000000000" w:firstRow="1" w:lastRow="0" w:firstColumn="0" w:lastColumn="0" w:oddVBand="0" w:evenVBand="0" w:oddHBand="0" w:evenHBand="0" w:firstRowFirstColumn="0" w:firstRowLastColumn="0" w:lastRowFirstColumn="0" w:lastRowLastColumn="0"/>
          <w:tblHeader/>
        </w:trPr>
        <w:tc>
          <w:tcPr>
            <w:tcW w:w="1039" w:type="dxa"/>
          </w:tcPr>
          <w:p w14:paraId="68D1911A" w14:textId="77777777" w:rsidR="00303F27" w:rsidRPr="00DE52E9" w:rsidRDefault="00303F27" w:rsidP="00DE52E9">
            <w:pPr>
              <w:rPr>
                <w:rStyle w:val="bold1"/>
              </w:rPr>
            </w:pPr>
            <w:r w:rsidRPr="00DE52E9">
              <w:rPr>
                <w:rStyle w:val="bold1"/>
              </w:rPr>
              <w:lastRenderedPageBreak/>
              <w:t>Distance from Start</w:t>
            </w:r>
          </w:p>
        </w:tc>
        <w:tc>
          <w:tcPr>
            <w:tcW w:w="6880" w:type="dxa"/>
          </w:tcPr>
          <w:p w14:paraId="4AB88992" w14:textId="77777777" w:rsidR="00303F27" w:rsidRPr="00DE52E9" w:rsidRDefault="00303F27" w:rsidP="00DE52E9">
            <w:pPr>
              <w:rPr>
                <w:rStyle w:val="bold1"/>
              </w:rPr>
            </w:pPr>
            <w:r w:rsidRPr="00DE52E9">
              <w:rPr>
                <w:rStyle w:val="bold1"/>
              </w:rPr>
              <w:t>Description</w:t>
            </w:r>
          </w:p>
        </w:tc>
      </w:tr>
      <w:tr w:rsidR="00303F27" w14:paraId="27AE4D94" w14:textId="77777777">
        <w:tc>
          <w:tcPr>
            <w:tcW w:w="1039" w:type="dxa"/>
          </w:tcPr>
          <w:p w14:paraId="3FCC5141" w14:textId="77777777" w:rsidR="00303F27" w:rsidRDefault="00303F27" w:rsidP="00DE52E9">
            <w:r>
              <w:t>0.0</w:t>
            </w:r>
          </w:p>
        </w:tc>
        <w:tc>
          <w:tcPr>
            <w:tcW w:w="6880" w:type="dxa"/>
          </w:tcPr>
          <w:p w14:paraId="1C55EE93" w14:textId="77777777" w:rsidR="00303F27" w:rsidRDefault="00303F27" w:rsidP="00DE52E9">
            <w:r>
              <w:t>Start at the trailhead parking area. Walk along the road beside Abrams Creek.</w:t>
            </w:r>
          </w:p>
        </w:tc>
      </w:tr>
      <w:tr w:rsidR="00303F27" w14:paraId="7762F5A7" w14:textId="77777777">
        <w:tc>
          <w:tcPr>
            <w:tcW w:w="1039" w:type="dxa"/>
          </w:tcPr>
          <w:p w14:paraId="64E2E7E0" w14:textId="77777777" w:rsidR="00303F27" w:rsidRDefault="00303F27" w:rsidP="00DE52E9">
            <w:r>
              <w:t>0.4</w:t>
            </w:r>
          </w:p>
        </w:tc>
        <w:tc>
          <w:tcPr>
            <w:tcW w:w="6880" w:type="dxa"/>
          </w:tcPr>
          <w:p w14:paraId="6FE676A8" w14:textId="77777777" w:rsidR="00303F27" w:rsidRDefault="00303F27" w:rsidP="00DE52E9">
            <w:r>
              <w:t>Arrive at the campground. A great spot to rest and hang out by the creek.</w:t>
            </w:r>
          </w:p>
        </w:tc>
      </w:tr>
      <w:tr w:rsidR="00303F27" w14:paraId="56C66323" w14:textId="77777777">
        <w:tc>
          <w:tcPr>
            <w:tcW w:w="1039" w:type="dxa"/>
          </w:tcPr>
          <w:p w14:paraId="2A76F3CB" w14:textId="77777777" w:rsidR="00303F27" w:rsidRDefault="00303F27" w:rsidP="00DE52E9">
            <w:r>
              <w:t>1.0</w:t>
            </w:r>
          </w:p>
        </w:tc>
        <w:tc>
          <w:tcPr>
            <w:tcW w:w="6880" w:type="dxa"/>
          </w:tcPr>
          <w:p w14:paraId="30736A6B" w14:textId="77777777" w:rsidR="00303F27" w:rsidRDefault="00303F27" w:rsidP="00DE52E9">
            <w:r>
              <w:t>Cross Kingfisher Creek for the first time. Watch for rocks and branches to aid in crossing.</w:t>
            </w:r>
          </w:p>
        </w:tc>
      </w:tr>
      <w:tr w:rsidR="00303F27" w14:paraId="4B7ACEE5" w14:textId="77777777">
        <w:tc>
          <w:tcPr>
            <w:tcW w:w="1039" w:type="dxa"/>
          </w:tcPr>
          <w:p w14:paraId="13D60E82" w14:textId="77777777" w:rsidR="00303F27" w:rsidRDefault="00303F27" w:rsidP="00DE52E9">
            <w:r>
              <w:t>1.1</w:t>
            </w:r>
          </w:p>
        </w:tc>
        <w:tc>
          <w:tcPr>
            <w:tcW w:w="6880" w:type="dxa"/>
          </w:tcPr>
          <w:p w14:paraId="15F74E12" w14:textId="77777777" w:rsidR="00303F27" w:rsidRDefault="00303F27" w:rsidP="00DE52E9">
            <w:r>
              <w:t>Cross Kingfisher Creek again about 100 yards past the first crossing.</w:t>
            </w:r>
          </w:p>
        </w:tc>
      </w:tr>
      <w:tr w:rsidR="00303F27" w14:paraId="18E0FAC7" w14:textId="77777777">
        <w:tc>
          <w:tcPr>
            <w:tcW w:w="1039" w:type="dxa"/>
          </w:tcPr>
          <w:p w14:paraId="41601689" w14:textId="77777777" w:rsidR="00303F27" w:rsidRDefault="00303F27" w:rsidP="00DE52E9">
            <w:r>
              <w:t>1.3</w:t>
            </w:r>
          </w:p>
        </w:tc>
        <w:tc>
          <w:tcPr>
            <w:tcW w:w="6880" w:type="dxa"/>
          </w:tcPr>
          <w:p w14:paraId="1E4D5C77" w14:textId="77777777" w:rsidR="00303F27" w:rsidRDefault="00303F27" w:rsidP="00DE52E9">
            <w:r>
              <w:t>Reach Backcountry Site #1. Frequently used by overnight backpackers; a good resting spot. We often turn around here!</w:t>
            </w:r>
          </w:p>
        </w:tc>
      </w:tr>
      <w:tr w:rsidR="00303F27" w14:paraId="4A13CB8F" w14:textId="77777777">
        <w:tc>
          <w:tcPr>
            <w:tcW w:w="1039" w:type="dxa"/>
          </w:tcPr>
          <w:p w14:paraId="0A016AF4" w14:textId="77777777" w:rsidR="00303F27" w:rsidRDefault="00303F27" w:rsidP="00DE52E9">
            <w:r>
              <w:t>1.5</w:t>
            </w:r>
          </w:p>
        </w:tc>
        <w:tc>
          <w:tcPr>
            <w:tcW w:w="6880" w:type="dxa"/>
          </w:tcPr>
          <w:p w14:paraId="7370D121" w14:textId="77777777" w:rsidR="00303F27" w:rsidRDefault="00303F27" w:rsidP="00DE52E9">
            <w:r>
              <w:t>Reach the top of the ridge after a steep climb. Another great place to stop and rest (or turn around). Or continue for a grand adventure.</w:t>
            </w:r>
          </w:p>
        </w:tc>
      </w:tr>
      <w:tr w:rsidR="00303F27" w14:paraId="1E7E3453" w14:textId="77777777">
        <w:tc>
          <w:tcPr>
            <w:tcW w:w="1039" w:type="dxa"/>
          </w:tcPr>
          <w:p w14:paraId="74750E6E" w14:textId="77777777" w:rsidR="00303F27" w:rsidRDefault="00303F27" w:rsidP="00DE52E9">
            <w:r>
              <w:t>1.6</w:t>
            </w:r>
          </w:p>
        </w:tc>
        <w:tc>
          <w:tcPr>
            <w:tcW w:w="6880" w:type="dxa"/>
          </w:tcPr>
          <w:p w14:paraId="49B777DD" w14:textId="77777777" w:rsidR="00303F27" w:rsidRDefault="00303F27" w:rsidP="00DE52E9">
            <w:r>
              <w:t>Arrive at the overlook with views of Abrams Creek and Gregory Bald in the distance.</w:t>
            </w:r>
          </w:p>
        </w:tc>
      </w:tr>
      <w:tr w:rsidR="00303F27" w14:paraId="5EBA3E78" w14:textId="77777777">
        <w:tc>
          <w:tcPr>
            <w:tcW w:w="1039" w:type="dxa"/>
          </w:tcPr>
          <w:p w14:paraId="6AAA223A" w14:textId="77777777" w:rsidR="00303F27" w:rsidRDefault="00303F27" w:rsidP="00DE52E9">
            <w:r>
              <w:t>2.0</w:t>
            </w:r>
          </w:p>
        </w:tc>
        <w:tc>
          <w:tcPr>
            <w:tcW w:w="6880" w:type="dxa"/>
          </w:tcPr>
          <w:p w14:paraId="1BEFEF41" w14:textId="77777777" w:rsidR="00303F27" w:rsidRDefault="00303F27" w:rsidP="00DE52E9">
            <w:r>
              <w:t>Return to Abrams Creek near its intersection with Buckshank Branch. A great spot to relax and splash in the creek.</w:t>
            </w:r>
          </w:p>
        </w:tc>
      </w:tr>
      <w:tr w:rsidR="00303F27" w14:paraId="709C08D7" w14:textId="77777777">
        <w:tc>
          <w:tcPr>
            <w:tcW w:w="1039" w:type="dxa"/>
          </w:tcPr>
          <w:p w14:paraId="29FB61BA" w14:textId="77777777" w:rsidR="00303F27" w:rsidRDefault="00303F27" w:rsidP="00DE52E9">
            <w:r>
              <w:t>2.8</w:t>
            </w:r>
          </w:p>
        </w:tc>
        <w:tc>
          <w:tcPr>
            <w:tcW w:w="6880" w:type="dxa"/>
          </w:tcPr>
          <w:p w14:paraId="2BE0F822" w14:textId="77777777" w:rsidR="00303F27" w:rsidRDefault="00303F27" w:rsidP="00DE52E9">
            <w:r>
              <w:t>Reach Backcountry Site #17. Turn around here to head back to the start.</w:t>
            </w:r>
          </w:p>
        </w:tc>
      </w:tr>
      <w:tr w:rsidR="00303F27" w14:paraId="683512E8" w14:textId="77777777">
        <w:tc>
          <w:tcPr>
            <w:tcW w:w="1039" w:type="dxa"/>
          </w:tcPr>
          <w:p w14:paraId="2D0C0DCD" w14:textId="77777777" w:rsidR="00303F27" w:rsidRDefault="00303F27" w:rsidP="00DE52E9">
            <w:r>
              <w:t>4.3</w:t>
            </w:r>
          </w:p>
        </w:tc>
        <w:tc>
          <w:tcPr>
            <w:tcW w:w="6880" w:type="dxa"/>
          </w:tcPr>
          <w:p w14:paraId="427A4851" w14:textId="77777777" w:rsidR="00303F27" w:rsidRDefault="00303F27" w:rsidP="00DE52E9">
            <w:r>
              <w:t>Return to Backcountry Site #1.</w:t>
            </w:r>
          </w:p>
        </w:tc>
      </w:tr>
      <w:tr w:rsidR="00303F27" w14:paraId="23575441" w14:textId="77777777">
        <w:tc>
          <w:tcPr>
            <w:tcW w:w="1039" w:type="dxa"/>
          </w:tcPr>
          <w:p w14:paraId="5723330F" w14:textId="77777777" w:rsidR="00303F27" w:rsidRDefault="00303F27" w:rsidP="00DE52E9">
            <w:r>
              <w:t>5.6</w:t>
            </w:r>
          </w:p>
        </w:tc>
        <w:tc>
          <w:tcPr>
            <w:tcW w:w="6880" w:type="dxa"/>
          </w:tcPr>
          <w:p w14:paraId="7C6AAC0C" w14:textId="77777777" w:rsidR="00303F27" w:rsidRDefault="00303F27" w:rsidP="00DE52E9">
            <w:r>
              <w:t>Trailhead.</w:t>
            </w:r>
          </w:p>
        </w:tc>
      </w:tr>
    </w:tbl>
    <w:p w14:paraId="0ED591D1" w14:textId="77777777" w:rsidR="00DE52E9" w:rsidRPr="002B335B" w:rsidRDefault="00DE52E9" w:rsidP="002B335B"/>
    <w:p w14:paraId="6847F9E2" w14:textId="05906093" w:rsidR="00303F27" w:rsidRDefault="00303F27" w:rsidP="00DE52E9">
      <w:pPr>
        <w:pStyle w:val="A-Head"/>
      </w:pPr>
      <w:r>
        <w:t>Nearby</w:t>
      </w:r>
    </w:p>
    <w:p w14:paraId="2C4A3CC1" w14:textId="77777777" w:rsidR="00303F27" w:rsidRDefault="00303F27" w:rsidP="00DE52E9">
      <w:r w:rsidRPr="00DE52E9">
        <w:rPr>
          <w:rStyle w:val="bold1"/>
        </w:rPr>
        <w:lastRenderedPageBreak/>
        <w:t>Visit the Look Rock Overlook.</w:t>
      </w:r>
      <w:r>
        <w:t xml:space="preserve"> Check the Look Rock Overlook hike for a short, nearby hike to a pretty overlook.</w:t>
      </w:r>
    </w:p>
    <w:p w14:paraId="37096FF0" w14:textId="77777777" w:rsidR="00303F27" w:rsidRDefault="00303F27" w:rsidP="00DE52E9">
      <w:r w:rsidRPr="00DE52E9">
        <w:rPr>
          <w:rStyle w:val="bold1"/>
        </w:rPr>
        <w:t>Camp</w:t>
      </w:r>
      <w:del w:id="35" w:author="Rosenberg, Joshua" w:date="2026-04-07T21:21:00Z" w16du:dateUtc="2026-04-08T02:21:00Z">
        <w:r w:rsidRPr="00DE52E9" w:rsidDel="00C01F4B">
          <w:rPr>
            <w:rStyle w:val="bold1"/>
          </w:rPr>
          <w:delText>ing</w:delText>
        </w:r>
      </w:del>
      <w:r w:rsidRPr="00DE52E9">
        <w:rPr>
          <w:rStyle w:val="bold1"/>
        </w:rPr>
        <w:t xml:space="preserve"> at Abrams Creek Campground.</w:t>
      </w:r>
      <w:r>
        <w:t xml:space="preserve"> This is a lovely creekside campground that you pass on this hike. Consider a stay in the summer, when jumping in the cool, not-too-deep creek can be a respite from the heat—or in the fall when this area pops with fall colors.</w:t>
      </w:r>
    </w:p>
    <w:bookmarkEnd w:id="32"/>
    <w:p w14:paraId="38BAD12B" w14:textId="1AA37607" w:rsidR="00303F27" w:rsidRDefault="00303F27">
      <w:r>
        <w:br w:type="page"/>
      </w:r>
    </w:p>
    <w:p w14:paraId="08A70B52" w14:textId="6088EC26" w:rsidR="00303F27" w:rsidRDefault="00303F27" w:rsidP="00A664C1">
      <w:pPr>
        <w:pStyle w:val="ChapterTitle"/>
      </w:pPr>
      <w:bookmarkStart w:id="36" w:name="trail-26-look-rock"/>
      <w:del w:id="37" w:author="Rosenberg, Joshua" w:date="2026-04-09T16:28:00Z" w16du:dateUtc="2026-04-09T21:28:00Z">
        <w:r w:rsidDel="009620A8">
          <w:lastRenderedPageBreak/>
          <w:delText>Look Rock</w:delText>
        </w:r>
      </w:del>
    </w:p>
    <w:p w14:paraId="0B69FF0A" w14:textId="77777777" w:rsidR="00303F27" w:rsidRPr="00A664C1" w:rsidRDefault="00303F27" w:rsidP="00A664C1">
      <w:pPr>
        <w:rPr>
          <w:rStyle w:val="bold1"/>
        </w:rPr>
      </w:pPr>
      <w:r w:rsidRPr="00A664C1">
        <w:rPr>
          <w:rStyle w:val="bold1"/>
        </w:rPr>
        <w:t>Figures included in this chapter:</w:t>
      </w:r>
    </w:p>
    <w:p w14:paraId="7C69E996" w14:textId="77777777" w:rsidR="00303F27" w:rsidRDefault="00303F27" w:rsidP="00A664C1">
      <w:r>
        <w:t>trail-26-figure-01.jpg</w:t>
      </w:r>
    </w:p>
    <w:p w14:paraId="06332039" w14:textId="77777777" w:rsidR="00303F27" w:rsidRDefault="00303F27" w:rsidP="00A664C1">
      <w:r>
        <w:t>trail-26-map.jpeg</w:t>
      </w:r>
    </w:p>
    <w:p w14:paraId="7267E06E" w14:textId="77777777" w:rsidR="00303F27" w:rsidRDefault="00303F27" w:rsidP="00A664C1">
      <w:pPr>
        <w:pStyle w:val="A-Head"/>
      </w:pPr>
      <w:r>
        <w:t>Overview</w:t>
      </w:r>
    </w:p>
    <w:p w14:paraId="1619BEDF" w14:textId="3E63AA9D" w:rsidR="00303F27" w:rsidRDefault="00303F27" w:rsidP="00A664C1">
      <w:r>
        <w:t>This is a short but rewarding overlook hike that is just a moderate drive from Knoxville. The entire hike is paved, but the trail is steep. Start at a parking area with a very scenic overlook. The trail starts out steep but then levels out. At the top is a tower that affords views of the Smokies as well as the Tennessee Valley and Knoxville. Clear days are more often found in the winter, spring, and fall (after the humidity drops). Consider coupling with a drive along the Foothills Parkway, or take visitors here after you pick them up from the airport in nearby Maryville, as we have with our parents! This is a fun family hike with littles that serve</w:t>
      </w:r>
      <w:ins w:id="38" w:author="Rosenberg, Joshua" w:date="2026-04-07T21:19:00Z" w16du:dateUtc="2026-04-08T02:19:00Z">
        <w:r w:rsidR="001B62A7">
          <w:t>s</w:t>
        </w:r>
      </w:ins>
      <w:r>
        <w:t xml:space="preserve"> as a nice and usually not crowded introduction to the Smokies.</w:t>
      </w:r>
    </w:p>
    <w:p w14:paraId="57E98CE1" w14:textId="77777777" w:rsidR="0038043F" w:rsidRDefault="0038043F" w:rsidP="00A664C1"/>
    <w:p w14:paraId="74BC1B7E" w14:textId="77777777" w:rsidR="00303F27" w:rsidRDefault="00303F27" w:rsidP="0038043F">
      <w:pPr>
        <w:pStyle w:val="A-Head"/>
      </w:pPr>
      <w:r>
        <w:t>Key Characteristics</w:t>
      </w:r>
    </w:p>
    <w:tbl>
      <w:tblPr>
        <w:tblStyle w:val="Table"/>
        <w:tblW w:w="5000" w:type="pct"/>
        <w:tblLayout w:type="fixed"/>
        <w:tblLook w:val="0020" w:firstRow="1" w:lastRow="0" w:firstColumn="0" w:lastColumn="0" w:noHBand="0" w:noVBand="0"/>
      </w:tblPr>
      <w:tblGrid>
        <w:gridCol w:w="3510"/>
        <w:gridCol w:w="5850"/>
      </w:tblGrid>
      <w:tr w:rsidR="00303F27" w14:paraId="7D9D01C8" w14:textId="77777777" w:rsidTr="0031196C">
        <w:trPr>
          <w:cnfStyle w:val="100000000000" w:firstRow="1" w:lastRow="0" w:firstColumn="0" w:lastColumn="0" w:oddVBand="0" w:evenVBand="0" w:oddHBand="0" w:evenHBand="0" w:firstRowFirstColumn="0" w:firstRowLastColumn="0" w:lastRowFirstColumn="0" w:lastRowLastColumn="0"/>
          <w:tblHeader/>
        </w:trPr>
        <w:tc>
          <w:tcPr>
            <w:tcW w:w="2970" w:type="dxa"/>
          </w:tcPr>
          <w:p w14:paraId="6F77B099" w14:textId="77777777" w:rsidR="00303F27" w:rsidRPr="0038043F" w:rsidRDefault="00303F27" w:rsidP="0038043F">
            <w:pPr>
              <w:rPr>
                <w:rStyle w:val="bold1"/>
              </w:rPr>
            </w:pPr>
            <w:r w:rsidRPr="0038043F">
              <w:rPr>
                <w:rStyle w:val="bold1"/>
              </w:rPr>
              <w:t>Characteristic</w:t>
            </w:r>
          </w:p>
        </w:tc>
        <w:tc>
          <w:tcPr>
            <w:tcW w:w="4950" w:type="dxa"/>
          </w:tcPr>
          <w:p w14:paraId="5DBED923" w14:textId="77777777" w:rsidR="00303F27" w:rsidRPr="0038043F" w:rsidRDefault="00303F27" w:rsidP="0038043F">
            <w:pPr>
              <w:rPr>
                <w:rStyle w:val="bold1"/>
              </w:rPr>
            </w:pPr>
            <w:r w:rsidRPr="0038043F">
              <w:rPr>
                <w:rStyle w:val="bold1"/>
              </w:rPr>
              <w:t>Details</w:t>
            </w:r>
          </w:p>
        </w:tc>
      </w:tr>
      <w:tr w:rsidR="00303F27" w14:paraId="525B661F" w14:textId="77777777">
        <w:tc>
          <w:tcPr>
            <w:tcW w:w="2970" w:type="dxa"/>
          </w:tcPr>
          <w:p w14:paraId="0B5A4F58" w14:textId="77777777" w:rsidR="00303F27" w:rsidRDefault="00303F27" w:rsidP="0038043F">
            <w:r>
              <w:t>Time from Knoxville</w:t>
            </w:r>
          </w:p>
        </w:tc>
        <w:tc>
          <w:tcPr>
            <w:tcW w:w="4950" w:type="dxa"/>
          </w:tcPr>
          <w:p w14:paraId="22A295D9" w14:textId="77777777" w:rsidR="00303F27" w:rsidRDefault="00303F27" w:rsidP="0038043F">
            <w:r>
              <w:t>45 mins</w:t>
            </w:r>
          </w:p>
        </w:tc>
      </w:tr>
      <w:tr w:rsidR="00303F27" w14:paraId="53D244D1" w14:textId="77777777">
        <w:tc>
          <w:tcPr>
            <w:tcW w:w="2970" w:type="dxa"/>
          </w:tcPr>
          <w:p w14:paraId="17698742" w14:textId="77777777" w:rsidR="00303F27" w:rsidRDefault="00303F27" w:rsidP="0038043F">
            <w:r>
              <w:t>Trail Distance (Miles)</w:t>
            </w:r>
          </w:p>
        </w:tc>
        <w:tc>
          <w:tcPr>
            <w:tcW w:w="4950" w:type="dxa"/>
          </w:tcPr>
          <w:p w14:paraId="4676BA34" w14:textId="5A298D52" w:rsidR="00303F27" w:rsidRDefault="00303F27" w:rsidP="0038043F">
            <w:del w:id="39" w:author="Rosenberg, Joshua" w:date="2026-04-09T16:29:00Z" w16du:dateUtc="2026-04-09T21:29:00Z">
              <w:r w:rsidDel="009620A8">
                <w:delText>0.6</w:delText>
              </w:r>
            </w:del>
            <w:ins w:id="40" w:author="Rosenberg, Joshua" w:date="2026-04-09T16:29:00Z" w16du:dateUtc="2026-04-09T21:29:00Z">
              <w:r w:rsidR="009620A8">
                <w:t>1.0</w:t>
              </w:r>
            </w:ins>
          </w:p>
        </w:tc>
      </w:tr>
      <w:tr w:rsidR="00303F27" w14:paraId="00364B60" w14:textId="77777777">
        <w:tc>
          <w:tcPr>
            <w:tcW w:w="2970" w:type="dxa"/>
          </w:tcPr>
          <w:p w14:paraId="44A6DD4B" w14:textId="77777777" w:rsidR="00303F27" w:rsidRDefault="00303F27" w:rsidP="0038043F">
            <w:r>
              <w:t>Elevation Change</w:t>
            </w:r>
          </w:p>
        </w:tc>
        <w:tc>
          <w:tcPr>
            <w:tcW w:w="4950" w:type="dxa"/>
          </w:tcPr>
          <w:p w14:paraId="50845824" w14:textId="77777777" w:rsidR="00303F27" w:rsidRDefault="00303F27" w:rsidP="0038043F">
            <w:r>
              <w:t>Moderate</w:t>
            </w:r>
          </w:p>
        </w:tc>
      </w:tr>
      <w:tr w:rsidR="00303F27" w14:paraId="7E367BEE" w14:textId="77777777">
        <w:tc>
          <w:tcPr>
            <w:tcW w:w="2970" w:type="dxa"/>
          </w:tcPr>
          <w:p w14:paraId="3DF663BD" w14:textId="77777777" w:rsidR="00303F27" w:rsidRDefault="00303F27" w:rsidP="0038043F">
            <w:r>
              <w:t>Pets</w:t>
            </w:r>
          </w:p>
        </w:tc>
        <w:tc>
          <w:tcPr>
            <w:tcW w:w="4950" w:type="dxa"/>
          </w:tcPr>
          <w:p w14:paraId="305D168A" w14:textId="77777777" w:rsidR="00303F27" w:rsidRDefault="00303F27" w:rsidP="0038043F">
            <w:r>
              <w:t>Not Allowed</w:t>
            </w:r>
          </w:p>
        </w:tc>
      </w:tr>
      <w:tr w:rsidR="00303F27" w14:paraId="4431664B" w14:textId="77777777">
        <w:tc>
          <w:tcPr>
            <w:tcW w:w="2970" w:type="dxa"/>
          </w:tcPr>
          <w:p w14:paraId="0B3D4476" w14:textId="77777777" w:rsidR="00303F27" w:rsidRDefault="00303F27" w:rsidP="0038043F">
            <w:r>
              <w:t>Parking Pass/Entrance Fee</w:t>
            </w:r>
          </w:p>
        </w:tc>
        <w:tc>
          <w:tcPr>
            <w:tcW w:w="4950" w:type="dxa"/>
          </w:tcPr>
          <w:p w14:paraId="48782507" w14:textId="77777777" w:rsidR="00303F27" w:rsidRDefault="00303F27" w:rsidP="0038043F">
            <w:r>
              <w:t>Required</w:t>
            </w:r>
          </w:p>
        </w:tc>
      </w:tr>
      <w:tr w:rsidR="00303F27" w14:paraId="6580D8DD" w14:textId="77777777">
        <w:tc>
          <w:tcPr>
            <w:tcW w:w="2970" w:type="dxa"/>
          </w:tcPr>
          <w:p w14:paraId="362E228A" w14:textId="77777777" w:rsidR="00303F27" w:rsidRDefault="00303F27" w:rsidP="0038043F">
            <w:r>
              <w:lastRenderedPageBreak/>
              <w:t>Restroom(s)</w:t>
            </w:r>
          </w:p>
        </w:tc>
        <w:tc>
          <w:tcPr>
            <w:tcW w:w="4950" w:type="dxa"/>
          </w:tcPr>
          <w:p w14:paraId="22EFD310" w14:textId="77777777" w:rsidR="00303F27" w:rsidRDefault="00303F27" w:rsidP="0038043F">
            <w:r>
              <w:t>No</w:t>
            </w:r>
          </w:p>
        </w:tc>
      </w:tr>
      <w:tr w:rsidR="00303F27" w14:paraId="16AF8F8E" w14:textId="77777777">
        <w:tc>
          <w:tcPr>
            <w:tcW w:w="2970" w:type="dxa"/>
          </w:tcPr>
          <w:p w14:paraId="1B0C7E23" w14:textId="77777777" w:rsidR="00303F27" w:rsidRDefault="00303F27" w:rsidP="0038043F">
            <w:r>
              <w:t>Best Ages</w:t>
            </w:r>
          </w:p>
        </w:tc>
        <w:tc>
          <w:tcPr>
            <w:tcW w:w="4950" w:type="dxa"/>
          </w:tcPr>
          <w:p w14:paraId="494FD51D" w14:textId="088FD365" w:rsidR="00303F27" w:rsidRDefault="00303F27" w:rsidP="0038043F">
            <w:r>
              <w:t xml:space="preserve">Toddlers and Little </w:t>
            </w:r>
            <w:r w:rsidR="0038043F">
              <w:t>k</w:t>
            </w:r>
            <w:r>
              <w:t>ids</w:t>
            </w:r>
          </w:p>
        </w:tc>
      </w:tr>
      <w:tr w:rsidR="00303F27" w14:paraId="42AA2222" w14:textId="77777777">
        <w:tc>
          <w:tcPr>
            <w:tcW w:w="2970" w:type="dxa"/>
          </w:tcPr>
          <w:p w14:paraId="68230224" w14:textId="77777777" w:rsidR="00303F27" w:rsidRDefault="00303F27" w:rsidP="0038043F">
            <w:r>
              <w:t>Accessibility</w:t>
            </w:r>
          </w:p>
        </w:tc>
        <w:tc>
          <w:tcPr>
            <w:tcW w:w="4950" w:type="dxa"/>
          </w:tcPr>
          <w:p w14:paraId="22160AD4" w14:textId="77777777" w:rsidR="00303F27" w:rsidRDefault="00303F27" w:rsidP="0038043F">
            <w:r>
              <w:t>Partially accessible (paved but very steep)</w:t>
            </w:r>
          </w:p>
        </w:tc>
      </w:tr>
    </w:tbl>
    <w:p w14:paraId="54FB1986" w14:textId="77777777" w:rsidR="007F54E6" w:rsidRDefault="007F54E6">
      <w:pPr>
        <w:pStyle w:val="Heading3"/>
      </w:pPr>
    </w:p>
    <w:p w14:paraId="13EC5842" w14:textId="346D0239" w:rsidR="00303F27" w:rsidRDefault="00303F27" w:rsidP="007F54E6">
      <w:pPr>
        <w:pStyle w:val="A-Head"/>
      </w:pPr>
      <w:r>
        <w:t>Directions to the Trailhead</w:t>
      </w:r>
    </w:p>
    <w:p w14:paraId="6D0290A6" w14:textId="77777777" w:rsidR="00303F27" w:rsidRDefault="00303F27" w:rsidP="007F54E6">
      <w:r>
        <w:t>Trailhead Address: Look Rock Lower Overlook, 7210 Flats Rd, Tallassee, TN 37878</w:t>
      </w:r>
    </w:p>
    <w:p w14:paraId="167424BF" w14:textId="77777777" w:rsidR="00303F27" w:rsidRDefault="00303F27" w:rsidP="007F54E6">
      <w:r>
        <w:t>Trailhead GPS Coordinates: 35.63099, -83.94083</w:t>
      </w:r>
    </w:p>
    <w:p w14:paraId="00B27135" w14:textId="77777777" w:rsidR="00303F27" w:rsidRDefault="00303F27" w:rsidP="007F54E6">
      <w:pPr>
        <w:ind w:firstLine="720"/>
      </w:pPr>
      <w:r>
        <w:t>The above address takes you to a large parking lot with a scenic overlook. Park, and look for the scenic overlook, the Murry Gap Overlook. From there, walk along the back of the parking lot, and then along a sidewalk. Cross the road to the Look Rock Trail to begin the hike.</w:t>
      </w:r>
    </w:p>
    <w:p w14:paraId="3928F5B4" w14:textId="77777777" w:rsidR="007F54E6" w:rsidRDefault="007F54E6" w:rsidP="007F54E6">
      <w:pPr>
        <w:ind w:firstLine="720"/>
      </w:pPr>
    </w:p>
    <w:p w14:paraId="58ADAC1C" w14:textId="77777777" w:rsidR="00303F27" w:rsidRDefault="00303F27" w:rsidP="007F54E6">
      <w:pPr>
        <w:pStyle w:val="A-Head"/>
      </w:pPr>
      <w:r>
        <w:t>Trail Description</w:t>
      </w:r>
    </w:p>
    <w:tbl>
      <w:tblPr>
        <w:tblStyle w:val="Table"/>
        <w:tblW w:w="5000" w:type="pct"/>
        <w:tblLayout w:type="fixed"/>
        <w:tblLook w:val="0020" w:firstRow="1" w:lastRow="0" w:firstColumn="0" w:lastColumn="0" w:noHBand="0" w:noVBand="0"/>
      </w:tblPr>
      <w:tblGrid>
        <w:gridCol w:w="1221"/>
        <w:gridCol w:w="8139"/>
      </w:tblGrid>
      <w:tr w:rsidR="00303F27" w14:paraId="0FE91943" w14:textId="77777777" w:rsidTr="0031196C">
        <w:trPr>
          <w:cnfStyle w:val="100000000000" w:firstRow="1" w:lastRow="0" w:firstColumn="0" w:lastColumn="0" w:oddVBand="0" w:evenVBand="0" w:oddHBand="0" w:evenHBand="0" w:firstRowFirstColumn="0" w:firstRowLastColumn="0" w:lastRowFirstColumn="0" w:lastRowLastColumn="0"/>
          <w:tblHeader/>
        </w:trPr>
        <w:tc>
          <w:tcPr>
            <w:tcW w:w="1033" w:type="dxa"/>
          </w:tcPr>
          <w:p w14:paraId="19B08E4F" w14:textId="77777777" w:rsidR="00303F27" w:rsidRPr="007F54E6" w:rsidRDefault="00303F27" w:rsidP="007F54E6">
            <w:pPr>
              <w:rPr>
                <w:rStyle w:val="bold1"/>
              </w:rPr>
            </w:pPr>
            <w:r w:rsidRPr="007F54E6">
              <w:rPr>
                <w:rStyle w:val="bold1"/>
              </w:rPr>
              <w:t>Distance from Start</w:t>
            </w:r>
          </w:p>
        </w:tc>
        <w:tc>
          <w:tcPr>
            <w:tcW w:w="6886" w:type="dxa"/>
          </w:tcPr>
          <w:p w14:paraId="25502D5D" w14:textId="77777777" w:rsidR="00303F27" w:rsidRPr="007F54E6" w:rsidRDefault="00303F27" w:rsidP="007F54E6">
            <w:pPr>
              <w:rPr>
                <w:rStyle w:val="bold1"/>
              </w:rPr>
            </w:pPr>
            <w:r w:rsidRPr="007F54E6">
              <w:rPr>
                <w:rStyle w:val="bold1"/>
              </w:rPr>
              <w:t>Description</w:t>
            </w:r>
          </w:p>
        </w:tc>
      </w:tr>
      <w:tr w:rsidR="00303F27" w14:paraId="3664BF61" w14:textId="77777777">
        <w:tc>
          <w:tcPr>
            <w:tcW w:w="1033" w:type="dxa"/>
          </w:tcPr>
          <w:p w14:paraId="7C7AD5F6" w14:textId="77777777" w:rsidR="00303F27" w:rsidRDefault="00303F27" w:rsidP="007F54E6">
            <w:r>
              <w:t>0.0</w:t>
            </w:r>
          </w:p>
        </w:tc>
        <w:tc>
          <w:tcPr>
            <w:tcW w:w="6886" w:type="dxa"/>
          </w:tcPr>
          <w:p w14:paraId="0F6F282B" w14:textId="77777777" w:rsidR="00303F27" w:rsidRDefault="00303F27" w:rsidP="007F54E6">
            <w:r>
              <w:t>Start at the Murry Gap Overlook.</w:t>
            </w:r>
          </w:p>
        </w:tc>
      </w:tr>
      <w:tr w:rsidR="00303F27" w14:paraId="09B79691" w14:textId="77777777">
        <w:tc>
          <w:tcPr>
            <w:tcW w:w="1033" w:type="dxa"/>
          </w:tcPr>
          <w:p w14:paraId="520ECA33" w14:textId="77777777" w:rsidR="00303F27" w:rsidRDefault="00303F27" w:rsidP="007F54E6">
            <w:r>
              <w:t>0.15</w:t>
            </w:r>
          </w:p>
        </w:tc>
        <w:tc>
          <w:tcPr>
            <w:tcW w:w="6886" w:type="dxa"/>
          </w:tcPr>
          <w:p w14:paraId="1C6FD7D4" w14:textId="77777777" w:rsidR="00303F27" w:rsidRDefault="00303F27" w:rsidP="007F54E6">
            <w:r>
              <w:t>Cross the road to the Look Rock Trail.</w:t>
            </w:r>
          </w:p>
        </w:tc>
      </w:tr>
      <w:tr w:rsidR="00303F27" w14:paraId="7210655F" w14:textId="77777777">
        <w:tc>
          <w:tcPr>
            <w:tcW w:w="1033" w:type="dxa"/>
          </w:tcPr>
          <w:p w14:paraId="6317F524" w14:textId="77777777" w:rsidR="00303F27" w:rsidRDefault="00303F27" w:rsidP="007F54E6">
            <w:r>
              <w:t>0.35</w:t>
            </w:r>
          </w:p>
        </w:tc>
        <w:tc>
          <w:tcPr>
            <w:tcW w:w="6886" w:type="dxa"/>
          </w:tcPr>
          <w:p w14:paraId="29245653" w14:textId="77777777" w:rsidR="00303F27" w:rsidRDefault="00303F27" w:rsidP="007F54E6">
            <w:r>
              <w:t>Intersection. Turn left to continue on the Look Rock Trail.</w:t>
            </w:r>
          </w:p>
        </w:tc>
      </w:tr>
      <w:tr w:rsidR="00303F27" w14:paraId="055F95F6" w14:textId="77777777">
        <w:tc>
          <w:tcPr>
            <w:tcW w:w="1033" w:type="dxa"/>
          </w:tcPr>
          <w:p w14:paraId="7A0DE8B1" w14:textId="77777777" w:rsidR="00303F27" w:rsidRDefault="00303F27" w:rsidP="007F54E6">
            <w:r>
              <w:t>0.4</w:t>
            </w:r>
          </w:p>
        </w:tc>
        <w:tc>
          <w:tcPr>
            <w:tcW w:w="6886" w:type="dxa"/>
          </w:tcPr>
          <w:p w14:paraId="02A4BFD2" w14:textId="77777777" w:rsidR="00303F27" w:rsidRDefault="00303F27" w:rsidP="007F54E6">
            <w:r>
              <w:t>Weather station to the right. Continue on the trail.</w:t>
            </w:r>
          </w:p>
        </w:tc>
      </w:tr>
      <w:tr w:rsidR="00303F27" w14:paraId="34308330" w14:textId="77777777">
        <w:tc>
          <w:tcPr>
            <w:tcW w:w="1033" w:type="dxa"/>
          </w:tcPr>
          <w:p w14:paraId="3F08BA76" w14:textId="77777777" w:rsidR="00303F27" w:rsidRDefault="00303F27" w:rsidP="007F54E6">
            <w:r>
              <w:lastRenderedPageBreak/>
              <w:t>0.5</w:t>
            </w:r>
          </w:p>
        </w:tc>
        <w:tc>
          <w:tcPr>
            <w:tcW w:w="6886" w:type="dxa"/>
          </w:tcPr>
          <w:p w14:paraId="4CE62544" w14:textId="77777777" w:rsidR="00303F27" w:rsidRDefault="00303F27" w:rsidP="007F54E6">
            <w:r>
              <w:t>Reach the overlook. Climb the ramp to reach the top—and take a look in all directions! Return back down the ramp to return to the start.</w:t>
            </w:r>
          </w:p>
        </w:tc>
      </w:tr>
      <w:tr w:rsidR="00303F27" w14:paraId="639D31FF" w14:textId="77777777">
        <w:tc>
          <w:tcPr>
            <w:tcW w:w="1033" w:type="dxa"/>
          </w:tcPr>
          <w:p w14:paraId="442587FA" w14:textId="77777777" w:rsidR="00303F27" w:rsidRDefault="00303F27" w:rsidP="007F54E6">
            <w:r>
              <w:t>0.65</w:t>
            </w:r>
          </w:p>
        </w:tc>
        <w:tc>
          <w:tcPr>
            <w:tcW w:w="6886" w:type="dxa"/>
          </w:tcPr>
          <w:p w14:paraId="6EDE5CDB" w14:textId="0DFF2DF5" w:rsidR="00303F27" w:rsidRDefault="00303F27" w:rsidP="007F54E6">
            <w:r>
              <w:t>Intersection. Turn right to return to the parking lot and trail</w:t>
            </w:r>
            <w:ins w:id="41" w:author="Rosenberg, Joshua" w:date="2026-04-07T21:13:00Z" w16du:dateUtc="2026-04-08T02:13:00Z">
              <w:r w:rsidR="00133BB1">
                <w:t>h</w:t>
              </w:r>
            </w:ins>
            <w:r>
              <w:t>ead.</w:t>
            </w:r>
          </w:p>
        </w:tc>
      </w:tr>
      <w:tr w:rsidR="00303F27" w14:paraId="266B9894" w14:textId="77777777">
        <w:tc>
          <w:tcPr>
            <w:tcW w:w="1033" w:type="dxa"/>
          </w:tcPr>
          <w:p w14:paraId="2093E7D1" w14:textId="77777777" w:rsidR="00303F27" w:rsidRDefault="00303F27" w:rsidP="007F54E6">
            <w:r>
              <w:t>1.0</w:t>
            </w:r>
          </w:p>
        </w:tc>
        <w:tc>
          <w:tcPr>
            <w:tcW w:w="6886" w:type="dxa"/>
          </w:tcPr>
          <w:p w14:paraId="65311125" w14:textId="77777777" w:rsidR="00303F27" w:rsidRDefault="00303F27" w:rsidP="007F54E6">
            <w:r>
              <w:t>Trailhead.</w:t>
            </w:r>
          </w:p>
        </w:tc>
      </w:tr>
    </w:tbl>
    <w:p w14:paraId="1BD65A07" w14:textId="77777777" w:rsidR="007F54E6" w:rsidRDefault="007F54E6">
      <w:pPr>
        <w:pStyle w:val="Heading3"/>
      </w:pPr>
    </w:p>
    <w:p w14:paraId="08C91AF8" w14:textId="51393C97" w:rsidR="00303F27" w:rsidRDefault="00303F27" w:rsidP="007F54E6">
      <w:pPr>
        <w:pStyle w:val="A-Head"/>
      </w:pPr>
      <w:r>
        <w:t>Nearby</w:t>
      </w:r>
    </w:p>
    <w:p w14:paraId="261C4E39" w14:textId="77777777" w:rsidR="00303F27" w:rsidRDefault="00303F27" w:rsidP="007F54E6">
      <w:r w:rsidRPr="007F54E6">
        <w:rPr>
          <w:rStyle w:val="bold1"/>
        </w:rPr>
        <w:t>Visit Abrams Creek.</w:t>
      </w:r>
      <w:r>
        <w:t xml:space="preserve"> See the Abrams Creek hike for a nearby, lengthier expedition.</w:t>
      </w:r>
    </w:p>
    <w:p w14:paraId="26F1A80A" w14:textId="77777777" w:rsidR="00303F27" w:rsidRDefault="00303F27" w:rsidP="007F54E6">
      <w:r w:rsidRPr="007F54E6">
        <w:rPr>
          <w:rStyle w:val="bold1"/>
        </w:rPr>
        <w:t>Drive the Foothills Parkway.</w:t>
      </w:r>
      <w:r>
        <w:t xml:space="preserve"> On the way to the trailhead for this hike, you briefly drove on the Foothills Parkway, Tennessee’s scenic parkway that receives far fewer visits than the well-known Blue Ridge Parkway. This is an underrated road featuring scenic overlooks of the Smokies and limited traffic.</w:t>
      </w:r>
    </w:p>
    <w:bookmarkEnd w:id="36"/>
    <w:p w14:paraId="0BF3BA6C" w14:textId="33ED3E09" w:rsidR="00303F27" w:rsidRDefault="00303F27">
      <w:r>
        <w:br w:type="page"/>
      </w:r>
    </w:p>
    <w:p w14:paraId="6AE3A43B" w14:textId="3E41BC74" w:rsidR="00303F27" w:rsidRDefault="00303F27" w:rsidP="00EF1D39">
      <w:pPr>
        <w:pStyle w:val="ChapterTitle"/>
      </w:pPr>
      <w:bookmarkStart w:id="42" w:name="trail-27-chestnut-top"/>
      <w:r>
        <w:lastRenderedPageBreak/>
        <w:t>Chestnut Top</w:t>
      </w:r>
    </w:p>
    <w:p w14:paraId="3A206245" w14:textId="77777777" w:rsidR="00303F27" w:rsidRPr="00EF1D39" w:rsidRDefault="00303F27" w:rsidP="00EF1D39">
      <w:pPr>
        <w:rPr>
          <w:rStyle w:val="bold1"/>
        </w:rPr>
      </w:pPr>
      <w:r w:rsidRPr="00EF1D39">
        <w:rPr>
          <w:rStyle w:val="bold1"/>
        </w:rPr>
        <w:t>Figures included in this chapter:</w:t>
      </w:r>
    </w:p>
    <w:p w14:paraId="0766CE0E" w14:textId="77777777" w:rsidR="00303F27" w:rsidRDefault="00303F27" w:rsidP="00EF1D39">
      <w:r>
        <w:t>trail-27-figure-01.jpg</w:t>
      </w:r>
    </w:p>
    <w:p w14:paraId="0DFBB286" w14:textId="77777777" w:rsidR="00303F27" w:rsidRDefault="00303F27" w:rsidP="00EF1D39">
      <w:r>
        <w:t>trail-27-map.jpeg</w:t>
      </w:r>
    </w:p>
    <w:p w14:paraId="0BFC8471" w14:textId="77777777" w:rsidR="00303F27" w:rsidRDefault="00303F27" w:rsidP="00EF1D39">
      <w:pPr>
        <w:pStyle w:val="A-Head"/>
      </w:pPr>
      <w:r>
        <w:t>Overview</w:t>
      </w:r>
    </w:p>
    <w:p w14:paraId="71719AA5" w14:textId="7BBFB10E" w:rsidR="00303F27" w:rsidRDefault="00303F27" w:rsidP="00437240">
      <w:r>
        <w:t>Steep but quiet and rewarding, Chestnut Top is a fun choice for a shorter hike in the Great Smoky Mountains National Park. This hike is one of the closest to Knoxville. Furthermore, it is close to the amenities of Townsend, a far quieter town than Pigeon Forge and Gatlinburg. The trail starts with a steep climb until it reaches a rocky point that is a great stopping point; we always grab a snack here, and kiddos like to hike on or around the rocks. The trail continues along the trail past pretty mountain laurel, typically in bloom around mid-May through early June, stopping at a fun but somewhat arbitrary point: a hollow tree! Continue further if you like, or head back to the start and the Townsend Wye, a great picnic and water play spot. Best for kids who are comfortable with a steady climb</w:t>
      </w:r>
      <w:r w:rsidR="00437240">
        <w:t>;</w:t>
      </w:r>
      <w:r>
        <w:t xml:space="preserve"> little kids may need a boost.</w:t>
      </w:r>
    </w:p>
    <w:p w14:paraId="68B8B63D" w14:textId="77777777" w:rsidR="00437240" w:rsidRDefault="00437240" w:rsidP="00437240"/>
    <w:p w14:paraId="2E46A39A" w14:textId="77777777" w:rsidR="00303F27" w:rsidRDefault="00303F27" w:rsidP="004F65EB">
      <w:pPr>
        <w:pStyle w:val="A-Head"/>
      </w:pPr>
      <w:r>
        <w:t>Key Characteristics</w:t>
      </w:r>
    </w:p>
    <w:tbl>
      <w:tblPr>
        <w:tblStyle w:val="Table"/>
        <w:tblW w:w="0" w:type="auto"/>
        <w:tblLook w:val="0020" w:firstRow="1" w:lastRow="0" w:firstColumn="0" w:lastColumn="0" w:noHBand="0" w:noVBand="0"/>
      </w:tblPr>
      <w:tblGrid>
        <w:gridCol w:w="2978"/>
        <w:gridCol w:w="2496"/>
      </w:tblGrid>
      <w:tr w:rsidR="00303F27" w14:paraId="08D5331A" w14:textId="77777777" w:rsidTr="00AD446E">
        <w:trPr>
          <w:cnfStyle w:val="100000000000" w:firstRow="1" w:lastRow="0" w:firstColumn="0" w:lastColumn="0" w:oddVBand="0" w:evenVBand="0" w:oddHBand="0" w:evenHBand="0" w:firstRowFirstColumn="0" w:firstRowLastColumn="0" w:lastRowFirstColumn="0" w:lastRowLastColumn="0"/>
          <w:tblHeader/>
        </w:trPr>
        <w:tc>
          <w:tcPr>
            <w:tcW w:w="0" w:type="auto"/>
          </w:tcPr>
          <w:p w14:paraId="66FF27EE" w14:textId="77777777" w:rsidR="00303F27" w:rsidRPr="004F65EB" w:rsidRDefault="00303F27" w:rsidP="004F65EB">
            <w:pPr>
              <w:rPr>
                <w:rStyle w:val="bold1"/>
              </w:rPr>
            </w:pPr>
            <w:r w:rsidRPr="004F65EB">
              <w:rPr>
                <w:rStyle w:val="bold1"/>
              </w:rPr>
              <w:t>Characteristic</w:t>
            </w:r>
          </w:p>
        </w:tc>
        <w:tc>
          <w:tcPr>
            <w:tcW w:w="0" w:type="auto"/>
          </w:tcPr>
          <w:p w14:paraId="65ABBF42" w14:textId="77777777" w:rsidR="00303F27" w:rsidRPr="004F65EB" w:rsidRDefault="00303F27" w:rsidP="004F65EB">
            <w:pPr>
              <w:rPr>
                <w:rStyle w:val="bold1"/>
              </w:rPr>
            </w:pPr>
            <w:r w:rsidRPr="004F65EB">
              <w:rPr>
                <w:rStyle w:val="bold1"/>
              </w:rPr>
              <w:t>Details</w:t>
            </w:r>
          </w:p>
        </w:tc>
      </w:tr>
      <w:tr w:rsidR="00303F27" w14:paraId="00F9993C" w14:textId="77777777">
        <w:tc>
          <w:tcPr>
            <w:tcW w:w="0" w:type="auto"/>
          </w:tcPr>
          <w:p w14:paraId="7616240A" w14:textId="77777777" w:rsidR="00303F27" w:rsidRDefault="00303F27" w:rsidP="004F65EB">
            <w:r>
              <w:t>Time from Knoxville</w:t>
            </w:r>
          </w:p>
        </w:tc>
        <w:tc>
          <w:tcPr>
            <w:tcW w:w="0" w:type="auto"/>
          </w:tcPr>
          <w:p w14:paraId="4A718B4B" w14:textId="77777777" w:rsidR="00303F27" w:rsidRDefault="00303F27" w:rsidP="004F65EB">
            <w:r>
              <w:t>45 mins</w:t>
            </w:r>
          </w:p>
        </w:tc>
      </w:tr>
      <w:tr w:rsidR="00303F27" w14:paraId="1EF58E0C" w14:textId="77777777">
        <w:tc>
          <w:tcPr>
            <w:tcW w:w="0" w:type="auto"/>
          </w:tcPr>
          <w:p w14:paraId="0278563D" w14:textId="77777777" w:rsidR="00303F27" w:rsidRDefault="00303F27" w:rsidP="004F65EB">
            <w:r>
              <w:t>Trail Distance (Miles)</w:t>
            </w:r>
          </w:p>
        </w:tc>
        <w:tc>
          <w:tcPr>
            <w:tcW w:w="0" w:type="auto"/>
          </w:tcPr>
          <w:p w14:paraId="5D91018E" w14:textId="77777777" w:rsidR="00303F27" w:rsidRDefault="00303F27" w:rsidP="004F65EB">
            <w:r>
              <w:t>2.6</w:t>
            </w:r>
          </w:p>
        </w:tc>
      </w:tr>
      <w:tr w:rsidR="00303F27" w14:paraId="73EE6684" w14:textId="77777777">
        <w:tc>
          <w:tcPr>
            <w:tcW w:w="0" w:type="auto"/>
          </w:tcPr>
          <w:p w14:paraId="4D572B57" w14:textId="77777777" w:rsidR="00303F27" w:rsidRDefault="00303F27" w:rsidP="004F65EB">
            <w:r>
              <w:t>Elevation Change</w:t>
            </w:r>
          </w:p>
        </w:tc>
        <w:tc>
          <w:tcPr>
            <w:tcW w:w="0" w:type="auto"/>
          </w:tcPr>
          <w:p w14:paraId="24267F4D" w14:textId="77777777" w:rsidR="00303F27" w:rsidRDefault="00303F27" w:rsidP="004F65EB">
            <w:r>
              <w:t>Steep</w:t>
            </w:r>
          </w:p>
        </w:tc>
      </w:tr>
      <w:tr w:rsidR="00303F27" w14:paraId="43203624" w14:textId="77777777">
        <w:tc>
          <w:tcPr>
            <w:tcW w:w="0" w:type="auto"/>
          </w:tcPr>
          <w:p w14:paraId="1BDFC2FA" w14:textId="77777777" w:rsidR="00303F27" w:rsidRDefault="00303F27" w:rsidP="004F65EB">
            <w:r>
              <w:lastRenderedPageBreak/>
              <w:t>Pets</w:t>
            </w:r>
          </w:p>
        </w:tc>
        <w:tc>
          <w:tcPr>
            <w:tcW w:w="0" w:type="auto"/>
          </w:tcPr>
          <w:p w14:paraId="7247AF62" w14:textId="77777777" w:rsidR="00303F27" w:rsidRDefault="00303F27" w:rsidP="004F65EB">
            <w:r>
              <w:t>Not Allowed</w:t>
            </w:r>
          </w:p>
        </w:tc>
      </w:tr>
      <w:tr w:rsidR="00303F27" w14:paraId="6468875B" w14:textId="77777777">
        <w:tc>
          <w:tcPr>
            <w:tcW w:w="0" w:type="auto"/>
          </w:tcPr>
          <w:p w14:paraId="45C9E05D" w14:textId="77777777" w:rsidR="00303F27" w:rsidRDefault="00303F27" w:rsidP="004F65EB">
            <w:r>
              <w:t>Parking Pass/Entrance Fee</w:t>
            </w:r>
          </w:p>
        </w:tc>
        <w:tc>
          <w:tcPr>
            <w:tcW w:w="0" w:type="auto"/>
          </w:tcPr>
          <w:p w14:paraId="6CB12F17" w14:textId="77777777" w:rsidR="00303F27" w:rsidRDefault="00303F27" w:rsidP="004F65EB">
            <w:r>
              <w:t>Required</w:t>
            </w:r>
          </w:p>
        </w:tc>
      </w:tr>
      <w:tr w:rsidR="00303F27" w14:paraId="7ADA7E26" w14:textId="77777777">
        <w:tc>
          <w:tcPr>
            <w:tcW w:w="0" w:type="auto"/>
          </w:tcPr>
          <w:p w14:paraId="191D8D98" w14:textId="77777777" w:rsidR="00303F27" w:rsidRDefault="00303F27" w:rsidP="004F65EB">
            <w:r>
              <w:t>Restroom(s)</w:t>
            </w:r>
          </w:p>
        </w:tc>
        <w:tc>
          <w:tcPr>
            <w:tcW w:w="0" w:type="auto"/>
          </w:tcPr>
          <w:p w14:paraId="1DCDCA66" w14:textId="77777777" w:rsidR="00303F27" w:rsidRDefault="00303F27" w:rsidP="004F65EB">
            <w:r>
              <w:t>No</w:t>
            </w:r>
          </w:p>
        </w:tc>
      </w:tr>
      <w:tr w:rsidR="00303F27" w14:paraId="102F89D4" w14:textId="77777777">
        <w:tc>
          <w:tcPr>
            <w:tcW w:w="0" w:type="auto"/>
          </w:tcPr>
          <w:p w14:paraId="2B266281" w14:textId="77777777" w:rsidR="00303F27" w:rsidRDefault="00303F27" w:rsidP="004F65EB">
            <w:r>
              <w:t>Best Ages</w:t>
            </w:r>
          </w:p>
        </w:tc>
        <w:tc>
          <w:tcPr>
            <w:tcW w:w="0" w:type="auto"/>
          </w:tcPr>
          <w:p w14:paraId="7A9DBB83" w14:textId="228FF367" w:rsidR="00303F27" w:rsidRDefault="00041AA1" w:rsidP="004F65EB">
            <w:ins w:id="43" w:author="Rosenberg, Joshua" w:date="2026-04-09T16:16:00Z" w16du:dateUtc="2026-04-09T21:16:00Z">
              <w:r>
                <w:t xml:space="preserve">Little kids and </w:t>
              </w:r>
            </w:ins>
            <w:r w:rsidR="00303F27">
              <w:t>Big kids</w:t>
            </w:r>
          </w:p>
        </w:tc>
      </w:tr>
      <w:tr w:rsidR="00303F27" w14:paraId="78D184B4" w14:textId="77777777">
        <w:tc>
          <w:tcPr>
            <w:tcW w:w="0" w:type="auto"/>
          </w:tcPr>
          <w:p w14:paraId="0AC73973" w14:textId="77777777" w:rsidR="00303F27" w:rsidRDefault="00303F27" w:rsidP="004F65EB">
            <w:r>
              <w:t>Accessibility</w:t>
            </w:r>
          </w:p>
        </w:tc>
        <w:tc>
          <w:tcPr>
            <w:tcW w:w="0" w:type="auto"/>
          </w:tcPr>
          <w:p w14:paraId="17F3A36F" w14:textId="77777777" w:rsidR="00303F27" w:rsidRDefault="00303F27" w:rsidP="004F65EB">
            <w:r>
              <w:t>Not accessible</w:t>
            </w:r>
          </w:p>
        </w:tc>
      </w:tr>
    </w:tbl>
    <w:p w14:paraId="34704670" w14:textId="77777777" w:rsidR="004F65EB" w:rsidRDefault="004F65EB">
      <w:pPr>
        <w:pStyle w:val="Heading3"/>
      </w:pPr>
    </w:p>
    <w:p w14:paraId="18DCF41D" w14:textId="4AC2F650" w:rsidR="00303F27" w:rsidRDefault="00303F27" w:rsidP="004F65EB">
      <w:pPr>
        <w:pStyle w:val="A-Head"/>
      </w:pPr>
      <w:r>
        <w:t>Directions to the Trailhead</w:t>
      </w:r>
    </w:p>
    <w:p w14:paraId="6F8DC6A3" w14:textId="77777777" w:rsidR="00303F27" w:rsidRDefault="00303F27" w:rsidP="00D45612">
      <w:r>
        <w:t>Trailhead Address: Townsend Wye, Laurel Creek Rd &amp; Little River Rd, Townsend, TN 37882</w:t>
      </w:r>
    </w:p>
    <w:p w14:paraId="2D0A4DB5" w14:textId="77777777" w:rsidR="00303F27" w:rsidRDefault="00303F27" w:rsidP="00D45612">
      <w:r>
        <w:t>Trailhead GPS Coordinates: 35.66027, -83.70839</w:t>
      </w:r>
    </w:p>
    <w:p w14:paraId="7F53E135" w14:textId="77777777" w:rsidR="00303F27" w:rsidRDefault="00303F27" w:rsidP="00D45612">
      <w:pPr>
        <w:ind w:firstLine="720"/>
      </w:pPr>
      <w:r>
        <w:t>This address is for the Townsend Wye, a prominent intersection between Townsend, the road to Gatlinburg (Little River Gorge Rd.), and the road to Cades Cove (Laurel Creek Road) and one of the best-known summer swimming spots in the Smokies. Park in the large parking area on the left of the Townsend Entrance Rd. on which you entered if coming from Knoxville and Townsend. The trail begins across the Townsend Entrance Road. Look for a sign across the road for the Chestnut Top Trail.</w:t>
      </w:r>
    </w:p>
    <w:p w14:paraId="5F21230A" w14:textId="77777777" w:rsidR="00D45612" w:rsidRDefault="00D45612" w:rsidP="00D45612">
      <w:pPr>
        <w:pStyle w:val="A-Head"/>
      </w:pPr>
    </w:p>
    <w:p w14:paraId="4FF3A0E5" w14:textId="4713D6B8" w:rsidR="00303F27" w:rsidRDefault="00303F27" w:rsidP="00D45612">
      <w:pPr>
        <w:pStyle w:val="A-Head"/>
      </w:pPr>
      <w:r>
        <w:t>Trail Description</w:t>
      </w:r>
    </w:p>
    <w:tbl>
      <w:tblPr>
        <w:tblStyle w:val="Table"/>
        <w:tblW w:w="5000" w:type="pct"/>
        <w:tblLayout w:type="fixed"/>
        <w:tblLook w:val="0020" w:firstRow="1" w:lastRow="0" w:firstColumn="0" w:lastColumn="0" w:noHBand="0" w:noVBand="0"/>
      </w:tblPr>
      <w:tblGrid>
        <w:gridCol w:w="1080"/>
        <w:gridCol w:w="8280"/>
      </w:tblGrid>
      <w:tr w:rsidR="00303F27" w14:paraId="37B5572F" w14:textId="77777777" w:rsidTr="00D45612">
        <w:trPr>
          <w:cnfStyle w:val="100000000000" w:firstRow="1" w:lastRow="0" w:firstColumn="0" w:lastColumn="0" w:oddVBand="0" w:evenVBand="0" w:oddHBand="0" w:evenHBand="0" w:firstRowFirstColumn="0" w:firstRowLastColumn="0" w:lastRowFirstColumn="0" w:lastRowLastColumn="0"/>
          <w:tblHeader/>
        </w:trPr>
        <w:tc>
          <w:tcPr>
            <w:tcW w:w="1080" w:type="dxa"/>
          </w:tcPr>
          <w:p w14:paraId="50704795" w14:textId="77777777" w:rsidR="00303F27" w:rsidRPr="00D45612" w:rsidRDefault="00303F27" w:rsidP="00D45612">
            <w:pPr>
              <w:rPr>
                <w:rStyle w:val="bold1"/>
              </w:rPr>
            </w:pPr>
            <w:r w:rsidRPr="00D45612">
              <w:rPr>
                <w:rStyle w:val="bold1"/>
              </w:rPr>
              <w:lastRenderedPageBreak/>
              <w:t>Distance from Start</w:t>
            </w:r>
          </w:p>
        </w:tc>
        <w:tc>
          <w:tcPr>
            <w:tcW w:w="8280" w:type="dxa"/>
          </w:tcPr>
          <w:p w14:paraId="7E770986" w14:textId="77777777" w:rsidR="00303F27" w:rsidRPr="00D45612" w:rsidRDefault="00303F27" w:rsidP="00D45612">
            <w:pPr>
              <w:rPr>
                <w:rStyle w:val="bold1"/>
              </w:rPr>
            </w:pPr>
            <w:r w:rsidRPr="00D45612">
              <w:rPr>
                <w:rStyle w:val="bold1"/>
              </w:rPr>
              <w:t>Description</w:t>
            </w:r>
          </w:p>
        </w:tc>
      </w:tr>
      <w:tr w:rsidR="00303F27" w14:paraId="3FC1AF9B" w14:textId="77777777" w:rsidTr="00D45612">
        <w:tc>
          <w:tcPr>
            <w:tcW w:w="1080" w:type="dxa"/>
          </w:tcPr>
          <w:p w14:paraId="42DE8981" w14:textId="77777777" w:rsidR="00303F27" w:rsidRDefault="00303F27" w:rsidP="00D45612">
            <w:r>
              <w:t>0.0</w:t>
            </w:r>
          </w:p>
        </w:tc>
        <w:tc>
          <w:tcPr>
            <w:tcW w:w="8280" w:type="dxa"/>
          </w:tcPr>
          <w:p w14:paraId="6E4DF520" w14:textId="77777777" w:rsidR="00303F27" w:rsidRDefault="00303F27" w:rsidP="00D45612">
            <w:r>
              <w:t>Start on the Chestnut Top Trail. Ascend steeply.</w:t>
            </w:r>
          </w:p>
        </w:tc>
      </w:tr>
      <w:tr w:rsidR="00303F27" w14:paraId="27BC168E" w14:textId="77777777" w:rsidTr="00D45612">
        <w:tc>
          <w:tcPr>
            <w:tcW w:w="1080" w:type="dxa"/>
          </w:tcPr>
          <w:p w14:paraId="047AA534" w14:textId="77777777" w:rsidR="00303F27" w:rsidRDefault="00303F27" w:rsidP="00D45612">
            <w:r>
              <w:t>0.6</w:t>
            </w:r>
          </w:p>
        </w:tc>
        <w:tc>
          <w:tcPr>
            <w:tcW w:w="8280" w:type="dxa"/>
          </w:tcPr>
          <w:p w14:paraId="702071D6" w14:textId="77777777" w:rsidR="00303F27" w:rsidRDefault="00303F27" w:rsidP="00D45612">
            <w:r>
              <w:t>Trail levels out. Townsend visible from the trail.</w:t>
            </w:r>
          </w:p>
        </w:tc>
      </w:tr>
      <w:tr w:rsidR="00303F27" w14:paraId="6B603981" w14:textId="77777777" w:rsidTr="00D45612">
        <w:tc>
          <w:tcPr>
            <w:tcW w:w="1080" w:type="dxa"/>
          </w:tcPr>
          <w:p w14:paraId="75BA0A24" w14:textId="77777777" w:rsidR="00303F27" w:rsidRDefault="00303F27" w:rsidP="00D45612">
            <w:r>
              <w:t>0.70</w:t>
            </w:r>
          </w:p>
        </w:tc>
        <w:tc>
          <w:tcPr>
            <w:tcW w:w="8280" w:type="dxa"/>
          </w:tcPr>
          <w:p w14:paraId="7D240EFF" w14:textId="77777777" w:rsidR="00303F27" w:rsidRDefault="00303F27" w:rsidP="00D45612">
            <w:r>
              <w:t>Rocky outcropping. Great place for a break and for kids to scramble up and around the rocks. Look for Mountain Laurel a little bit up the trail that flowers around May and June.</w:t>
            </w:r>
          </w:p>
        </w:tc>
      </w:tr>
      <w:tr w:rsidR="00303F27" w14:paraId="2FAC2940" w14:textId="77777777" w:rsidTr="00D45612">
        <w:tc>
          <w:tcPr>
            <w:tcW w:w="1080" w:type="dxa"/>
          </w:tcPr>
          <w:p w14:paraId="658B0737" w14:textId="77777777" w:rsidR="00303F27" w:rsidRDefault="00303F27" w:rsidP="00D45612">
            <w:r>
              <w:t>1.3</w:t>
            </w:r>
          </w:p>
        </w:tc>
        <w:tc>
          <w:tcPr>
            <w:tcW w:w="8280" w:type="dxa"/>
          </w:tcPr>
          <w:p w14:paraId="21A0C4D7" w14:textId="77777777" w:rsidR="00303F27" w:rsidRDefault="00303F27" w:rsidP="00D45612">
            <w:r>
              <w:t>Hollow Tree. This is the turn-around spot for this hike. Alternatively, if you like, head farther up the trail!</w:t>
            </w:r>
          </w:p>
        </w:tc>
      </w:tr>
      <w:tr w:rsidR="00303F27" w14:paraId="6A79ABAA" w14:textId="77777777" w:rsidTr="00D45612">
        <w:tc>
          <w:tcPr>
            <w:tcW w:w="1080" w:type="dxa"/>
          </w:tcPr>
          <w:p w14:paraId="7AB7381D" w14:textId="77777777" w:rsidR="00303F27" w:rsidRDefault="00303F27" w:rsidP="00D45612">
            <w:r>
              <w:t>2.6</w:t>
            </w:r>
          </w:p>
        </w:tc>
        <w:tc>
          <w:tcPr>
            <w:tcW w:w="8280" w:type="dxa"/>
          </w:tcPr>
          <w:p w14:paraId="61F0B5C2" w14:textId="77777777" w:rsidR="00303F27" w:rsidRDefault="00303F27" w:rsidP="00D45612">
            <w:r>
              <w:t>Trailhead.</w:t>
            </w:r>
          </w:p>
        </w:tc>
      </w:tr>
    </w:tbl>
    <w:p w14:paraId="4FC32399" w14:textId="77777777" w:rsidR="00D3140F" w:rsidRDefault="00D3140F">
      <w:pPr>
        <w:pStyle w:val="Heading3"/>
      </w:pPr>
    </w:p>
    <w:p w14:paraId="58BB90F1" w14:textId="44C18975" w:rsidR="00303F27" w:rsidRDefault="00303F27" w:rsidP="00D3140F">
      <w:pPr>
        <w:pStyle w:val="A-Head"/>
      </w:pPr>
      <w:r>
        <w:t>Nearby</w:t>
      </w:r>
    </w:p>
    <w:p w14:paraId="2EB454E1" w14:textId="77777777" w:rsidR="00303F27" w:rsidRDefault="00303F27" w:rsidP="00D3140F">
      <w:r w:rsidRPr="00D3140F">
        <w:rPr>
          <w:rStyle w:val="bold1"/>
        </w:rPr>
        <w:t>Visit Townsend.</w:t>
      </w:r>
      <w:r>
        <w:t xml:space="preserve"> Townsend rightly contrasts itself with busy Pigeon Forge and Gatlinburg; it remains quiet but full of places to stop. We love the kid-friendly Peaceful Side Social (7967 E Lamar Alexander Pkwy, Townsend, TN 37882) and the next-door Peaceful Side Creamery.</w:t>
      </w:r>
    </w:p>
    <w:p w14:paraId="2F71A661" w14:textId="3E61CDFE" w:rsidR="00303F27" w:rsidRDefault="00303F27">
      <w:r w:rsidRPr="00D3140F">
        <w:rPr>
          <w:rStyle w:val="bold1"/>
        </w:rPr>
        <w:t>Swim at the Townsend Wye.</w:t>
      </w:r>
      <w:r>
        <w:t xml:space="preserve"> This is a classic summertime Smokies activity. From the large parking area near the trailhead, swim in the Little River beside the Townsend Wye, the three-way intersection of Townsend Entrance Road (toward Townsend), Laurel Creek Road (to Cades Cove), and Little River Gorge Road (toward Gatlinburg).</w:t>
      </w:r>
      <w:bookmarkEnd w:id="42"/>
    </w:p>
    <w:p w14:paraId="22C3FF1D" w14:textId="49286B6E" w:rsidR="00303F27" w:rsidRPr="00D3140F" w:rsidRDefault="00303F27" w:rsidP="00D3140F">
      <w:pPr>
        <w:pStyle w:val="ChapterTitle"/>
      </w:pPr>
      <w:bookmarkStart w:id="44" w:name="trail-28-abrams-falls"/>
      <w:r w:rsidRPr="00D3140F">
        <w:lastRenderedPageBreak/>
        <w:t>Abrams Falls</w:t>
      </w:r>
    </w:p>
    <w:p w14:paraId="541EBAA0" w14:textId="77777777" w:rsidR="00303F27" w:rsidRPr="00D3140F" w:rsidRDefault="00303F27" w:rsidP="00D3140F">
      <w:pPr>
        <w:rPr>
          <w:rStyle w:val="bold1"/>
        </w:rPr>
      </w:pPr>
      <w:commentRangeStart w:id="45"/>
      <w:r w:rsidRPr="00D3140F">
        <w:rPr>
          <w:rStyle w:val="bold1"/>
        </w:rPr>
        <w:t>Figures included in this chapter:</w:t>
      </w:r>
      <w:commentRangeEnd w:id="45"/>
      <w:r w:rsidR="00ED6773" w:rsidRPr="00D3140F">
        <w:rPr>
          <w:rStyle w:val="CommentReference"/>
          <w:b/>
          <w:sz w:val="24"/>
          <w:szCs w:val="24"/>
        </w:rPr>
        <w:commentReference w:id="45"/>
      </w:r>
    </w:p>
    <w:p w14:paraId="39EA63B8" w14:textId="77777777" w:rsidR="00303F27" w:rsidRDefault="00303F27" w:rsidP="00D3140F">
      <w:pPr>
        <w:rPr>
          <w:ins w:id="46" w:author="Rosenberg, Joshua" w:date="2026-04-10T16:25:00Z" w16du:dateUtc="2026-04-10T20:25:00Z"/>
        </w:rPr>
      </w:pPr>
      <w:r>
        <w:t>trail-28-figure-01.jpg</w:t>
      </w:r>
    </w:p>
    <w:p w14:paraId="2E485426" w14:textId="5196C60B" w:rsidR="00CC4A2D" w:rsidRDefault="00CC4A2D" w:rsidP="00D3140F">
      <w:ins w:id="47" w:author="Rosenberg, Joshua" w:date="2026-04-10T16:25:00Z" w16du:dateUtc="2026-04-10T20:25:00Z">
        <w:r>
          <w:t>trail-28-map.jpeg</w:t>
        </w:r>
      </w:ins>
    </w:p>
    <w:p w14:paraId="70004A48" w14:textId="1BCE98F4" w:rsidR="00303F27" w:rsidRDefault="00D3140F" w:rsidP="00D3140F">
      <w:r>
        <w:t xml:space="preserve">5.6 </w:t>
      </w:r>
      <w:r w:rsidR="00303F27">
        <w:t>jonah-horse.jpeg</w:t>
      </w:r>
    </w:p>
    <w:p w14:paraId="562E8E16" w14:textId="77777777" w:rsidR="00303F27" w:rsidRDefault="00303F27" w:rsidP="00D3140F">
      <w:pPr>
        <w:pStyle w:val="A-Head"/>
      </w:pPr>
      <w:r w:rsidRPr="00D3140F">
        <w:t>Overview</w:t>
      </w:r>
    </w:p>
    <w:p w14:paraId="530DCB6A" w14:textId="1243A017" w:rsidR="00303F27" w:rsidRDefault="00303F27" w:rsidP="00D3140F">
      <w:r>
        <w:t xml:space="preserve">This is a classic Smokies hike along the scenic Abrams Creek, ending in an epic waterfall. The only downside? You must drive (or, on many Wednesdays in the summer, bike!) through Cades Cove to get to the trailhead, and Cades Cove is often busy. We recommend either being prepared for extensive traffic in Cades Cove or visiting during the week or outside of the busy warm weather weekends. With that caveat in mind, we recommend this as a true day-long family adventure worthy of a visit. The trail starts at a scenic trailhead near the intersection of two pretty creeks. </w:t>
      </w:r>
      <w:r w:rsidR="00D3140F">
        <w:t>I</w:t>
      </w:r>
      <w:r>
        <w:t>t hikes through the piney forest, climbing a little at a few points. Abrams Falls is a wonderful spot for a lengthy picnic before returning to the start. Best for older children or younger children who are carried when their little legs get tired.</w:t>
      </w:r>
    </w:p>
    <w:p w14:paraId="7BFCD450" w14:textId="77777777" w:rsidR="00D3140F" w:rsidRDefault="00D3140F" w:rsidP="00D3140F"/>
    <w:p w14:paraId="53419126" w14:textId="77777777" w:rsidR="00303F27" w:rsidRDefault="00303F27" w:rsidP="00D3140F">
      <w:pPr>
        <w:pStyle w:val="A-Head"/>
      </w:pPr>
      <w:r>
        <w:t>Key Characteristics</w:t>
      </w:r>
    </w:p>
    <w:tbl>
      <w:tblPr>
        <w:tblStyle w:val="Table"/>
        <w:tblW w:w="0" w:type="auto"/>
        <w:tblLook w:val="0020" w:firstRow="1" w:lastRow="0" w:firstColumn="0" w:lastColumn="0" w:noHBand="0" w:noVBand="0"/>
      </w:tblPr>
      <w:tblGrid>
        <w:gridCol w:w="2978"/>
        <w:gridCol w:w="3535"/>
      </w:tblGrid>
      <w:tr w:rsidR="00303F27" w14:paraId="34EC5758" w14:textId="77777777" w:rsidTr="00206157">
        <w:trPr>
          <w:cnfStyle w:val="100000000000" w:firstRow="1" w:lastRow="0" w:firstColumn="0" w:lastColumn="0" w:oddVBand="0" w:evenVBand="0" w:oddHBand="0" w:evenHBand="0" w:firstRowFirstColumn="0" w:firstRowLastColumn="0" w:lastRowFirstColumn="0" w:lastRowLastColumn="0"/>
          <w:tblHeader/>
        </w:trPr>
        <w:tc>
          <w:tcPr>
            <w:tcW w:w="0" w:type="auto"/>
          </w:tcPr>
          <w:p w14:paraId="156A515F" w14:textId="77777777" w:rsidR="00303F27" w:rsidRPr="00D3140F" w:rsidRDefault="00303F27" w:rsidP="00D3140F">
            <w:pPr>
              <w:rPr>
                <w:rStyle w:val="bold1"/>
              </w:rPr>
            </w:pPr>
            <w:r w:rsidRPr="00D3140F">
              <w:rPr>
                <w:rStyle w:val="bold1"/>
              </w:rPr>
              <w:t>Characteristic</w:t>
            </w:r>
          </w:p>
        </w:tc>
        <w:tc>
          <w:tcPr>
            <w:tcW w:w="0" w:type="auto"/>
          </w:tcPr>
          <w:p w14:paraId="2AC078F0" w14:textId="77777777" w:rsidR="00303F27" w:rsidRPr="00D3140F" w:rsidRDefault="00303F27" w:rsidP="00D3140F">
            <w:pPr>
              <w:rPr>
                <w:rStyle w:val="bold1"/>
              </w:rPr>
            </w:pPr>
            <w:r w:rsidRPr="00D3140F">
              <w:rPr>
                <w:rStyle w:val="bold1"/>
              </w:rPr>
              <w:t>Details</w:t>
            </w:r>
          </w:p>
        </w:tc>
      </w:tr>
      <w:tr w:rsidR="00303F27" w14:paraId="6B43D0E2" w14:textId="77777777">
        <w:tc>
          <w:tcPr>
            <w:tcW w:w="0" w:type="auto"/>
          </w:tcPr>
          <w:p w14:paraId="69DFA1BC" w14:textId="77777777" w:rsidR="00303F27" w:rsidRDefault="00303F27" w:rsidP="00D3140F">
            <w:r>
              <w:t>Time from Knoxville</w:t>
            </w:r>
          </w:p>
        </w:tc>
        <w:tc>
          <w:tcPr>
            <w:tcW w:w="0" w:type="auto"/>
          </w:tcPr>
          <w:p w14:paraId="434C902C" w14:textId="77777777" w:rsidR="00303F27" w:rsidRDefault="00303F27" w:rsidP="00D3140F">
            <w:r>
              <w:t>1 hr 30 mins</w:t>
            </w:r>
          </w:p>
        </w:tc>
      </w:tr>
      <w:tr w:rsidR="00303F27" w14:paraId="19C3B55A" w14:textId="77777777">
        <w:tc>
          <w:tcPr>
            <w:tcW w:w="0" w:type="auto"/>
          </w:tcPr>
          <w:p w14:paraId="23B15355" w14:textId="77777777" w:rsidR="00303F27" w:rsidRDefault="00303F27" w:rsidP="00D3140F">
            <w:r>
              <w:t>Trail Distance (Miles)</w:t>
            </w:r>
          </w:p>
        </w:tc>
        <w:tc>
          <w:tcPr>
            <w:tcW w:w="0" w:type="auto"/>
          </w:tcPr>
          <w:p w14:paraId="64D6A6A3" w14:textId="77777777" w:rsidR="00303F27" w:rsidRDefault="00303F27" w:rsidP="00D3140F">
            <w:r>
              <w:t>5.0</w:t>
            </w:r>
          </w:p>
        </w:tc>
      </w:tr>
      <w:tr w:rsidR="00303F27" w14:paraId="33771C44" w14:textId="77777777">
        <w:tc>
          <w:tcPr>
            <w:tcW w:w="0" w:type="auto"/>
          </w:tcPr>
          <w:p w14:paraId="0410F406" w14:textId="77777777" w:rsidR="00303F27" w:rsidRDefault="00303F27" w:rsidP="00D3140F">
            <w:r>
              <w:lastRenderedPageBreak/>
              <w:t>Elevation Change</w:t>
            </w:r>
          </w:p>
        </w:tc>
        <w:tc>
          <w:tcPr>
            <w:tcW w:w="0" w:type="auto"/>
          </w:tcPr>
          <w:p w14:paraId="196E31BF" w14:textId="77777777" w:rsidR="00303F27" w:rsidRDefault="00303F27" w:rsidP="00D3140F">
            <w:r>
              <w:t>Steep</w:t>
            </w:r>
          </w:p>
        </w:tc>
      </w:tr>
      <w:tr w:rsidR="00303F27" w14:paraId="693D7942" w14:textId="77777777">
        <w:tc>
          <w:tcPr>
            <w:tcW w:w="0" w:type="auto"/>
          </w:tcPr>
          <w:p w14:paraId="7B843929" w14:textId="77777777" w:rsidR="00303F27" w:rsidRDefault="00303F27" w:rsidP="00D3140F">
            <w:r>
              <w:t>Pets</w:t>
            </w:r>
          </w:p>
        </w:tc>
        <w:tc>
          <w:tcPr>
            <w:tcW w:w="0" w:type="auto"/>
          </w:tcPr>
          <w:p w14:paraId="1A91DFA5" w14:textId="77777777" w:rsidR="00303F27" w:rsidRDefault="00303F27" w:rsidP="00D3140F">
            <w:r>
              <w:t>Not allowed</w:t>
            </w:r>
          </w:p>
        </w:tc>
      </w:tr>
      <w:tr w:rsidR="00303F27" w14:paraId="1591FDB2" w14:textId="77777777">
        <w:tc>
          <w:tcPr>
            <w:tcW w:w="0" w:type="auto"/>
          </w:tcPr>
          <w:p w14:paraId="7661BB48" w14:textId="77777777" w:rsidR="00303F27" w:rsidRDefault="00303F27" w:rsidP="00D3140F">
            <w:r>
              <w:t>Parking Pass/Entrance Fee</w:t>
            </w:r>
          </w:p>
        </w:tc>
        <w:tc>
          <w:tcPr>
            <w:tcW w:w="0" w:type="auto"/>
          </w:tcPr>
          <w:p w14:paraId="1E5A9EFC" w14:textId="77777777" w:rsidR="00303F27" w:rsidRDefault="00303F27" w:rsidP="00D3140F">
            <w:r>
              <w:t>Required</w:t>
            </w:r>
          </w:p>
        </w:tc>
      </w:tr>
      <w:tr w:rsidR="00303F27" w14:paraId="489DD520" w14:textId="77777777">
        <w:tc>
          <w:tcPr>
            <w:tcW w:w="0" w:type="auto"/>
          </w:tcPr>
          <w:p w14:paraId="1CBE4878" w14:textId="77777777" w:rsidR="00303F27" w:rsidRDefault="00303F27" w:rsidP="00D3140F">
            <w:r>
              <w:t>Restroom(s)</w:t>
            </w:r>
          </w:p>
        </w:tc>
        <w:tc>
          <w:tcPr>
            <w:tcW w:w="0" w:type="auto"/>
          </w:tcPr>
          <w:p w14:paraId="4AEEDCEA" w14:textId="77777777" w:rsidR="00303F27" w:rsidRDefault="00303F27" w:rsidP="00D3140F">
            <w:r>
              <w:t>Yes</w:t>
            </w:r>
          </w:p>
        </w:tc>
      </w:tr>
      <w:tr w:rsidR="00303F27" w14:paraId="061BC12E" w14:textId="77777777">
        <w:tc>
          <w:tcPr>
            <w:tcW w:w="0" w:type="auto"/>
          </w:tcPr>
          <w:p w14:paraId="6A05F77A" w14:textId="77777777" w:rsidR="00303F27" w:rsidRDefault="00303F27" w:rsidP="00D3140F">
            <w:r>
              <w:t>Best Ages</w:t>
            </w:r>
          </w:p>
        </w:tc>
        <w:tc>
          <w:tcPr>
            <w:tcW w:w="0" w:type="auto"/>
          </w:tcPr>
          <w:p w14:paraId="01F3EEC6" w14:textId="77777777" w:rsidR="00303F27" w:rsidRDefault="00303F27" w:rsidP="00D3140F">
            <w:r>
              <w:t>Big kids and Pre-teens and older</w:t>
            </w:r>
          </w:p>
        </w:tc>
      </w:tr>
      <w:tr w:rsidR="00303F27" w14:paraId="011F5A2E" w14:textId="77777777">
        <w:tc>
          <w:tcPr>
            <w:tcW w:w="0" w:type="auto"/>
          </w:tcPr>
          <w:p w14:paraId="71CEAB5F" w14:textId="77777777" w:rsidR="00303F27" w:rsidRDefault="00303F27" w:rsidP="00D3140F">
            <w:r>
              <w:t>Accessibility</w:t>
            </w:r>
          </w:p>
        </w:tc>
        <w:tc>
          <w:tcPr>
            <w:tcW w:w="0" w:type="auto"/>
          </w:tcPr>
          <w:p w14:paraId="20914C0D" w14:textId="77777777" w:rsidR="00303F27" w:rsidRDefault="00303F27" w:rsidP="00D3140F">
            <w:r>
              <w:t>Not accessible</w:t>
            </w:r>
          </w:p>
        </w:tc>
      </w:tr>
    </w:tbl>
    <w:p w14:paraId="31FE8895" w14:textId="77777777" w:rsidR="00D3140F" w:rsidRDefault="00D3140F">
      <w:pPr>
        <w:pStyle w:val="Heading3"/>
      </w:pPr>
    </w:p>
    <w:p w14:paraId="2AD346D1" w14:textId="32FD143F" w:rsidR="00303F27" w:rsidRDefault="00303F27" w:rsidP="00D3140F">
      <w:pPr>
        <w:pStyle w:val="A-Head"/>
      </w:pPr>
      <w:r>
        <w:t>Directions to the Trailhead</w:t>
      </w:r>
    </w:p>
    <w:p w14:paraId="06508AEF" w14:textId="77777777" w:rsidR="00303F27" w:rsidRDefault="00303F27" w:rsidP="00D3140F">
      <w:r>
        <w:t>Trailhead Address: Abrams Falls Trailhead, H4RW+CX Townsend, Tennessee</w:t>
      </w:r>
    </w:p>
    <w:p w14:paraId="5AEEAAFB" w14:textId="77777777" w:rsidR="00303F27" w:rsidRDefault="00303F27" w:rsidP="00D3140F">
      <w:r>
        <w:t>Trailhead GPS Coordinates: 35.59129, -83.85233</w:t>
      </w:r>
    </w:p>
    <w:p w14:paraId="11225191" w14:textId="77777777" w:rsidR="00303F27" w:rsidRDefault="00303F27" w:rsidP="00D3140F">
      <w:pPr>
        <w:ind w:firstLine="720"/>
      </w:pPr>
      <w:r>
        <w:t>Navigate to this parking area at the end of a short gravel road connected to the Cades Cove Loop Rd. Lots of parking. Look for a sign pointing toward the Abrams Falls Trail and Abrams Fall.</w:t>
      </w:r>
    </w:p>
    <w:p w14:paraId="553F9592" w14:textId="77777777" w:rsidR="00D3140F" w:rsidRDefault="00D3140F" w:rsidP="00D3140F">
      <w:pPr>
        <w:ind w:firstLine="720"/>
      </w:pPr>
    </w:p>
    <w:p w14:paraId="6C9FD288" w14:textId="77777777" w:rsidR="00303F27" w:rsidRDefault="00303F27" w:rsidP="00D3140F">
      <w:pPr>
        <w:pStyle w:val="A-Head"/>
      </w:pPr>
      <w:r>
        <w:t>Trail Description</w:t>
      </w:r>
    </w:p>
    <w:tbl>
      <w:tblPr>
        <w:tblStyle w:val="Table"/>
        <w:tblW w:w="5000" w:type="pct"/>
        <w:tblLayout w:type="fixed"/>
        <w:tblLook w:val="0020" w:firstRow="1" w:lastRow="0" w:firstColumn="0" w:lastColumn="0" w:noHBand="0" w:noVBand="0"/>
      </w:tblPr>
      <w:tblGrid>
        <w:gridCol w:w="2340"/>
        <w:gridCol w:w="7020"/>
      </w:tblGrid>
      <w:tr w:rsidR="00303F27" w14:paraId="5262D3EA" w14:textId="77777777" w:rsidTr="00206157">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5CA7B6" w14:textId="77777777" w:rsidR="00303F27" w:rsidRPr="00D3140F" w:rsidRDefault="00303F27" w:rsidP="00D3140F">
            <w:pPr>
              <w:rPr>
                <w:rStyle w:val="bold1"/>
              </w:rPr>
            </w:pPr>
            <w:r w:rsidRPr="00D3140F">
              <w:rPr>
                <w:rStyle w:val="bold1"/>
              </w:rPr>
              <w:t>Distance from Start</w:t>
            </w:r>
          </w:p>
        </w:tc>
        <w:tc>
          <w:tcPr>
            <w:tcW w:w="5940" w:type="dxa"/>
          </w:tcPr>
          <w:p w14:paraId="5F9AD824" w14:textId="77777777" w:rsidR="00303F27" w:rsidRPr="00D3140F" w:rsidRDefault="00303F27" w:rsidP="00D3140F">
            <w:pPr>
              <w:rPr>
                <w:rStyle w:val="bold1"/>
              </w:rPr>
            </w:pPr>
            <w:r w:rsidRPr="00D3140F">
              <w:rPr>
                <w:rStyle w:val="bold1"/>
              </w:rPr>
              <w:t>Description</w:t>
            </w:r>
          </w:p>
        </w:tc>
      </w:tr>
      <w:tr w:rsidR="00303F27" w14:paraId="5510A4A9" w14:textId="77777777">
        <w:tc>
          <w:tcPr>
            <w:tcW w:w="1980" w:type="dxa"/>
          </w:tcPr>
          <w:p w14:paraId="346894FF" w14:textId="77777777" w:rsidR="00303F27" w:rsidRDefault="00303F27" w:rsidP="00D3140F">
            <w:r>
              <w:t>0.0</w:t>
            </w:r>
          </w:p>
        </w:tc>
        <w:tc>
          <w:tcPr>
            <w:tcW w:w="5940" w:type="dxa"/>
          </w:tcPr>
          <w:p w14:paraId="2B28BE13" w14:textId="0CC2AEA4" w:rsidR="00303F27" w:rsidRDefault="00303F27" w:rsidP="00D3140F">
            <w:r>
              <w:t>Start on the Abrams Fall</w:t>
            </w:r>
            <w:ins w:id="48" w:author="Rosenberg, Joshua" w:date="2026-04-10T16:20:00Z" w16du:dateUtc="2026-04-10T20:20:00Z">
              <w:r w:rsidR="00A47E99">
                <w:t>s</w:t>
              </w:r>
            </w:ins>
            <w:r>
              <w:t xml:space="preserve"> Trail, crossing a bridge over the scenic Abrams Creek soon after you start.</w:t>
            </w:r>
          </w:p>
        </w:tc>
      </w:tr>
      <w:tr w:rsidR="00303F27" w14:paraId="488B510B" w14:textId="77777777">
        <w:tc>
          <w:tcPr>
            <w:tcW w:w="1980" w:type="dxa"/>
          </w:tcPr>
          <w:p w14:paraId="7A89C55A" w14:textId="77777777" w:rsidR="00303F27" w:rsidRDefault="00303F27" w:rsidP="00D3140F">
            <w:r>
              <w:t>0.1</w:t>
            </w:r>
          </w:p>
        </w:tc>
        <w:tc>
          <w:tcPr>
            <w:tcW w:w="5940" w:type="dxa"/>
          </w:tcPr>
          <w:p w14:paraId="1265055C" w14:textId="77777777" w:rsidR="00303F27" w:rsidRDefault="00303F27" w:rsidP="00D3140F">
            <w:r>
              <w:t>Wind along the path through a pine forest.</w:t>
            </w:r>
          </w:p>
        </w:tc>
      </w:tr>
      <w:tr w:rsidR="00303F27" w14:paraId="1CD8999C" w14:textId="77777777">
        <w:tc>
          <w:tcPr>
            <w:tcW w:w="1980" w:type="dxa"/>
          </w:tcPr>
          <w:p w14:paraId="23B0FCCC" w14:textId="77777777" w:rsidR="00303F27" w:rsidRDefault="00303F27" w:rsidP="00D3140F">
            <w:r>
              <w:lastRenderedPageBreak/>
              <w:t>1.1</w:t>
            </w:r>
          </w:p>
        </w:tc>
        <w:tc>
          <w:tcPr>
            <w:tcW w:w="5940" w:type="dxa"/>
          </w:tcPr>
          <w:p w14:paraId="57DEE3DE" w14:textId="77777777" w:rsidR="00303F27" w:rsidRDefault="00303F27" w:rsidP="00D3140F">
            <w:r>
              <w:t>Rocky prominence that serves as a scenic overlook.</w:t>
            </w:r>
          </w:p>
        </w:tc>
      </w:tr>
      <w:tr w:rsidR="00303F27" w14:paraId="629E0A31" w14:textId="77777777">
        <w:tc>
          <w:tcPr>
            <w:tcW w:w="1980" w:type="dxa"/>
          </w:tcPr>
          <w:p w14:paraId="3C89C6F8" w14:textId="77777777" w:rsidR="00303F27" w:rsidRDefault="00303F27" w:rsidP="00D3140F">
            <w:r>
              <w:t>2.2</w:t>
            </w:r>
          </w:p>
        </w:tc>
        <w:tc>
          <w:tcPr>
            <w:tcW w:w="5940" w:type="dxa"/>
          </w:tcPr>
          <w:p w14:paraId="0CA2F502" w14:textId="77777777" w:rsidR="00303F27" w:rsidRDefault="00303F27" w:rsidP="00D3140F">
            <w:r>
              <w:t>Small hill beside and atop Abrams Falls. Take the trail briefly, steeply down to the bottom of the waterfall.</w:t>
            </w:r>
          </w:p>
        </w:tc>
      </w:tr>
      <w:tr w:rsidR="00303F27" w14:paraId="2DD579F3" w14:textId="77777777">
        <w:tc>
          <w:tcPr>
            <w:tcW w:w="1980" w:type="dxa"/>
          </w:tcPr>
          <w:p w14:paraId="63F9EA0B" w14:textId="77777777" w:rsidR="00303F27" w:rsidRDefault="00303F27" w:rsidP="00D3140F">
            <w:r>
              <w:t>2.5</w:t>
            </w:r>
          </w:p>
        </w:tc>
        <w:tc>
          <w:tcPr>
            <w:tcW w:w="5940" w:type="dxa"/>
          </w:tcPr>
          <w:p w14:paraId="05948596" w14:textId="180642BE" w:rsidR="00303F27" w:rsidRDefault="00303F27" w:rsidP="00D3140F">
            <w:r>
              <w:t>Reach the base of the waterfall. There are many spots to stop and snack or picnic. Take care to watch from a distance and not swim in the pool of the falls here; the underto</w:t>
            </w:r>
            <w:ins w:id="49" w:author="Rosenberg, Joshua" w:date="2026-04-07T21:12:00Z" w16du:dateUtc="2026-04-08T02:12:00Z">
              <w:r w:rsidR="00A54300">
                <w:t>w</w:t>
              </w:r>
            </w:ins>
            <w:del w:id="50" w:author="Rosenberg, Joshua" w:date="2026-04-07T21:12:00Z" w16du:dateUtc="2026-04-08T02:12:00Z">
              <w:r w:rsidDel="00A54300">
                <w:delText>ne</w:delText>
              </w:r>
            </w:del>
            <w:r>
              <w:t xml:space="preserve"> is dangerous. After a break, turn around to begin the back portion of this out-and-back hike.</w:t>
            </w:r>
          </w:p>
        </w:tc>
      </w:tr>
      <w:tr w:rsidR="00303F27" w14:paraId="6FF978DB" w14:textId="77777777">
        <w:tc>
          <w:tcPr>
            <w:tcW w:w="1980" w:type="dxa"/>
          </w:tcPr>
          <w:p w14:paraId="71B42A6D" w14:textId="77777777" w:rsidR="00303F27" w:rsidRDefault="00303F27" w:rsidP="00D3140F">
            <w:r>
              <w:t>5.0</w:t>
            </w:r>
          </w:p>
        </w:tc>
        <w:tc>
          <w:tcPr>
            <w:tcW w:w="5940" w:type="dxa"/>
          </w:tcPr>
          <w:p w14:paraId="27CC9EEC" w14:textId="77777777" w:rsidR="00303F27" w:rsidRDefault="00303F27" w:rsidP="00D3140F">
            <w:r>
              <w:t>Trailhead.</w:t>
            </w:r>
          </w:p>
        </w:tc>
      </w:tr>
    </w:tbl>
    <w:p w14:paraId="2E53CE32" w14:textId="77777777" w:rsidR="000A2931" w:rsidRDefault="000A2931">
      <w:pPr>
        <w:pStyle w:val="Heading3"/>
      </w:pPr>
    </w:p>
    <w:p w14:paraId="509E6171" w14:textId="6AD2A6BF" w:rsidR="00303F27" w:rsidRDefault="00303F27" w:rsidP="000A2931">
      <w:pPr>
        <w:pStyle w:val="A-Head"/>
      </w:pPr>
      <w:r>
        <w:t>Nearby</w:t>
      </w:r>
    </w:p>
    <w:p w14:paraId="670D1DDD" w14:textId="77777777" w:rsidR="00303F27" w:rsidRDefault="00303F27" w:rsidP="000A2931">
      <w:r w:rsidRPr="000A2931">
        <w:rPr>
          <w:rStyle w:val="bold1"/>
        </w:rPr>
        <w:t>Visit the Visitor Center.</w:t>
      </w:r>
      <w:r>
        <w:t xml:space="preserve"> The Cades Cove Visitor Center (5686 Cades Cove Loop Rd, Townsend, TN 37882) up the road is a store, but it also abuts several nearby historical structures that are worth a visit: the Cades Cove Historical Grist Mill and the John P Cable Drive Thru Barn (that you walk across, rather than drive through!). Try to find your way to Mill Creek to cool off in warm weather.</w:t>
      </w:r>
    </w:p>
    <w:p w14:paraId="7D3FA41D" w14:textId="77777777" w:rsidR="00303F27" w:rsidRDefault="00303F27" w:rsidP="000A2931">
      <w:r w:rsidRPr="000A2931">
        <w:rPr>
          <w:rStyle w:val="bold1"/>
        </w:rPr>
        <w:t>Stop at historic cabins and scenic lookouts.</w:t>
      </w:r>
      <w:r>
        <w:t xml:space="preserve"> Though it can be busy with traffic, especially during peak visitation periods (summer and fall weekends, in particular), a drive through Cades Cove is punctuated with numerous opportunities to stop at historic cabins and </w:t>
      </w:r>
      <w:r>
        <w:lastRenderedPageBreak/>
        <w:t>scenic lookouts. Plus, much of the year, you and others will stop to see wildlife such as deer, turkey, and often bears!</w:t>
      </w:r>
    </w:p>
    <w:p w14:paraId="0D87DDE8" w14:textId="77777777" w:rsidR="00303F27" w:rsidRDefault="00303F27" w:rsidP="000A2931">
      <w:r w:rsidRPr="000A2931">
        <w:rPr>
          <w:rStyle w:val="bold1"/>
        </w:rPr>
        <w:t>Bike the Cades Cove Loop.</w:t>
      </w:r>
      <w:r>
        <w:t xml:space="preserve"> Biking the Cades Cove Loop on car-free Wednesdays during the summer and into the early fall is a classic Smokies activity. We know it’s a lot for kids to bike (or be carried out on a bike) and to hike, so this may be best as a separate day trip.</w:t>
      </w:r>
    </w:p>
    <w:bookmarkEnd w:id="44"/>
    <w:p w14:paraId="188670EF" w14:textId="131A72AE" w:rsidR="00303F27" w:rsidRDefault="00303F27">
      <w:r>
        <w:br w:type="page"/>
      </w:r>
    </w:p>
    <w:p w14:paraId="680FCB80" w14:textId="048AEFEE" w:rsidR="00303F27" w:rsidRDefault="00303F27" w:rsidP="00A21FA9">
      <w:pPr>
        <w:pStyle w:val="ChapterTitle"/>
      </w:pPr>
      <w:bookmarkStart w:id="51" w:name="trail-29-andrews-bald"/>
      <w:r>
        <w:lastRenderedPageBreak/>
        <w:t>Andrews Bald</w:t>
      </w:r>
    </w:p>
    <w:p w14:paraId="40FEC910" w14:textId="77777777" w:rsidR="00303F27" w:rsidRPr="00A21FA9" w:rsidRDefault="00303F27" w:rsidP="00A21FA9">
      <w:pPr>
        <w:rPr>
          <w:rStyle w:val="bold1"/>
        </w:rPr>
      </w:pPr>
      <w:r w:rsidRPr="00A21FA9">
        <w:rPr>
          <w:rStyle w:val="bold1"/>
        </w:rPr>
        <w:t>Figures included in this chapter:</w:t>
      </w:r>
    </w:p>
    <w:p w14:paraId="0974434E" w14:textId="21B0091F" w:rsidR="00303F27" w:rsidRDefault="00A21FA9" w:rsidP="00A21FA9">
      <w:r>
        <w:t xml:space="preserve">5.7 </w:t>
      </w:r>
      <w:r w:rsidR="00303F27">
        <w:t>andrews bald.jpg</w:t>
      </w:r>
    </w:p>
    <w:p w14:paraId="4C46CEAB" w14:textId="77777777" w:rsidR="00303F27" w:rsidRDefault="00303F27" w:rsidP="00A21FA9">
      <w:r>
        <w:t>trail-29-map.jpeg</w:t>
      </w:r>
    </w:p>
    <w:p w14:paraId="53734CF6" w14:textId="77777777" w:rsidR="00303F27" w:rsidRDefault="00303F27" w:rsidP="00A21FA9">
      <w:r>
        <w:t>trail-29-figure-02.jpg</w:t>
      </w:r>
    </w:p>
    <w:p w14:paraId="095C6737" w14:textId="77777777" w:rsidR="00303F27" w:rsidRDefault="00303F27" w:rsidP="00BD55E8">
      <w:pPr>
        <w:pStyle w:val="A-Head"/>
      </w:pPr>
      <w:r w:rsidRPr="00BD55E8">
        <w:t>Overview</w:t>
      </w:r>
    </w:p>
    <w:p w14:paraId="38F06766" w14:textId="1155BDB9" w:rsidR="00303F27" w:rsidRDefault="00303F27" w:rsidP="00BD55E8">
      <w:r>
        <w:t>Andrews Bald is the underrated twin to Kuwohi (formerly known as Clingman’s Dome). Kuwohi is the highest point in the Great Smoky Mountains National Park, the highest point in Tennessee, and among the highest in the Eastern United States. Why Andrews Bald instead of Kuwohi? The path to Kuwohi is often exceptionally crowded. It is still worth a visit, but Andrews Bald is as exceptional or more</w:t>
      </w:r>
      <w:ins w:id="52" w:author="Rosenberg, Joshua" w:date="2026-04-07T21:25:00Z" w16du:dateUtc="2026-04-08T02:25:00Z">
        <w:r w:rsidR="00691F7C">
          <w:t xml:space="preserve"> </w:t>
        </w:r>
      </w:ins>
      <w:r>
        <w:t>so in some ways: instead of reaching a crowded overlook, Andrews Bald is a grassy bald overlooking layers of mountains. Pair it with a trip to Kuwohi or a stop at Newfound Gap, perhaps catching sunset after an afternoon Andrew</w:t>
      </w:r>
      <w:del w:id="53" w:author="Rosenberg, Joshua" w:date="2026-04-09T16:24:00Z" w16du:dateUtc="2026-04-09T21:24:00Z">
        <w:r w:rsidDel="00E913E7">
          <w:delText>’</w:delText>
        </w:r>
      </w:del>
      <w:r>
        <w:t>s Bald hike. One memorable experience for us: we saw a bear on this trail, our first as a family. The hike has some rocky elements, and it can be lengthy, so we recommend this hike for older children.</w:t>
      </w:r>
    </w:p>
    <w:p w14:paraId="1863AC86" w14:textId="77777777" w:rsidR="00074669" w:rsidRDefault="00074669" w:rsidP="00BD55E8"/>
    <w:p w14:paraId="79BB734A" w14:textId="77777777" w:rsidR="00303F27" w:rsidRDefault="00303F27" w:rsidP="00074669">
      <w:pPr>
        <w:pStyle w:val="A-Head"/>
      </w:pPr>
      <w:r>
        <w:t>Key Characteristics</w:t>
      </w:r>
    </w:p>
    <w:tbl>
      <w:tblPr>
        <w:tblStyle w:val="Table"/>
        <w:tblW w:w="0" w:type="auto"/>
        <w:tblLook w:val="0020" w:firstRow="1" w:lastRow="0" w:firstColumn="0" w:lastColumn="0" w:noHBand="0" w:noVBand="0"/>
      </w:tblPr>
      <w:tblGrid>
        <w:gridCol w:w="2978"/>
        <w:gridCol w:w="3535"/>
      </w:tblGrid>
      <w:tr w:rsidR="00303F27" w14:paraId="5AA090F6" w14:textId="77777777" w:rsidTr="00331099">
        <w:trPr>
          <w:cnfStyle w:val="100000000000" w:firstRow="1" w:lastRow="0" w:firstColumn="0" w:lastColumn="0" w:oddVBand="0" w:evenVBand="0" w:oddHBand="0" w:evenHBand="0" w:firstRowFirstColumn="0" w:firstRowLastColumn="0" w:lastRowFirstColumn="0" w:lastRowLastColumn="0"/>
          <w:tblHeader/>
        </w:trPr>
        <w:tc>
          <w:tcPr>
            <w:tcW w:w="0" w:type="auto"/>
          </w:tcPr>
          <w:p w14:paraId="2742E9C7" w14:textId="77777777" w:rsidR="00303F27" w:rsidRPr="00074669" w:rsidRDefault="00303F27" w:rsidP="00074669">
            <w:pPr>
              <w:rPr>
                <w:rStyle w:val="bold1"/>
              </w:rPr>
            </w:pPr>
            <w:r w:rsidRPr="00074669">
              <w:rPr>
                <w:rStyle w:val="bold1"/>
              </w:rPr>
              <w:t>Characteristic</w:t>
            </w:r>
          </w:p>
        </w:tc>
        <w:tc>
          <w:tcPr>
            <w:tcW w:w="0" w:type="auto"/>
          </w:tcPr>
          <w:p w14:paraId="4D0F2F90" w14:textId="77777777" w:rsidR="00303F27" w:rsidRPr="00074669" w:rsidRDefault="00303F27" w:rsidP="00074669">
            <w:pPr>
              <w:rPr>
                <w:rStyle w:val="bold1"/>
              </w:rPr>
            </w:pPr>
            <w:r w:rsidRPr="00074669">
              <w:rPr>
                <w:rStyle w:val="bold1"/>
              </w:rPr>
              <w:t>Details</w:t>
            </w:r>
          </w:p>
        </w:tc>
      </w:tr>
      <w:tr w:rsidR="00303F27" w14:paraId="7F415424" w14:textId="77777777">
        <w:tc>
          <w:tcPr>
            <w:tcW w:w="0" w:type="auto"/>
          </w:tcPr>
          <w:p w14:paraId="5CE60B8D" w14:textId="77777777" w:rsidR="00303F27" w:rsidRDefault="00303F27" w:rsidP="00074669">
            <w:r>
              <w:t>Time from Knoxville</w:t>
            </w:r>
          </w:p>
        </w:tc>
        <w:tc>
          <w:tcPr>
            <w:tcW w:w="0" w:type="auto"/>
          </w:tcPr>
          <w:p w14:paraId="0056066E" w14:textId="77777777" w:rsidR="00303F27" w:rsidRDefault="00303F27" w:rsidP="00074669">
            <w:r>
              <w:t>1 hr 45 mins</w:t>
            </w:r>
          </w:p>
        </w:tc>
      </w:tr>
      <w:tr w:rsidR="00303F27" w14:paraId="0FF49CD1" w14:textId="77777777">
        <w:tc>
          <w:tcPr>
            <w:tcW w:w="0" w:type="auto"/>
          </w:tcPr>
          <w:p w14:paraId="0845F367" w14:textId="77777777" w:rsidR="00303F27" w:rsidRDefault="00303F27" w:rsidP="00074669">
            <w:r>
              <w:t>Trail Distance (Miles)</w:t>
            </w:r>
          </w:p>
        </w:tc>
        <w:tc>
          <w:tcPr>
            <w:tcW w:w="0" w:type="auto"/>
          </w:tcPr>
          <w:p w14:paraId="7E975DC0" w14:textId="77777777" w:rsidR="00303F27" w:rsidRDefault="00303F27" w:rsidP="00074669">
            <w:r>
              <w:t>3.6</w:t>
            </w:r>
          </w:p>
        </w:tc>
      </w:tr>
      <w:tr w:rsidR="00303F27" w14:paraId="5AE49BE0" w14:textId="77777777">
        <w:tc>
          <w:tcPr>
            <w:tcW w:w="0" w:type="auto"/>
          </w:tcPr>
          <w:p w14:paraId="3630C063" w14:textId="77777777" w:rsidR="00303F27" w:rsidRDefault="00303F27" w:rsidP="00074669">
            <w:r>
              <w:lastRenderedPageBreak/>
              <w:t>Elevation Change</w:t>
            </w:r>
          </w:p>
        </w:tc>
        <w:tc>
          <w:tcPr>
            <w:tcW w:w="0" w:type="auto"/>
          </w:tcPr>
          <w:p w14:paraId="0751743A" w14:textId="77777777" w:rsidR="00303F27" w:rsidRDefault="00303F27" w:rsidP="00074669">
            <w:r>
              <w:t>Moderate</w:t>
            </w:r>
          </w:p>
        </w:tc>
      </w:tr>
      <w:tr w:rsidR="00303F27" w14:paraId="159E1AA7" w14:textId="77777777">
        <w:tc>
          <w:tcPr>
            <w:tcW w:w="0" w:type="auto"/>
          </w:tcPr>
          <w:p w14:paraId="0F3CD32B" w14:textId="77777777" w:rsidR="00303F27" w:rsidRDefault="00303F27" w:rsidP="00074669">
            <w:r>
              <w:t>Pets</w:t>
            </w:r>
          </w:p>
        </w:tc>
        <w:tc>
          <w:tcPr>
            <w:tcW w:w="0" w:type="auto"/>
          </w:tcPr>
          <w:p w14:paraId="2B7DD697" w14:textId="77777777" w:rsidR="00303F27" w:rsidRDefault="00303F27" w:rsidP="00074669">
            <w:r>
              <w:t>Not Allowed</w:t>
            </w:r>
          </w:p>
        </w:tc>
      </w:tr>
      <w:tr w:rsidR="00303F27" w14:paraId="46BBC5C4" w14:textId="77777777">
        <w:tc>
          <w:tcPr>
            <w:tcW w:w="0" w:type="auto"/>
          </w:tcPr>
          <w:p w14:paraId="6D712A31" w14:textId="77777777" w:rsidR="00303F27" w:rsidRDefault="00303F27" w:rsidP="00074669">
            <w:r>
              <w:t>Parking Pass/Entrance Fee</w:t>
            </w:r>
          </w:p>
        </w:tc>
        <w:tc>
          <w:tcPr>
            <w:tcW w:w="0" w:type="auto"/>
          </w:tcPr>
          <w:p w14:paraId="296C9C7A" w14:textId="77777777" w:rsidR="00303F27" w:rsidRDefault="00303F27" w:rsidP="00074669">
            <w:r>
              <w:t>Required</w:t>
            </w:r>
          </w:p>
        </w:tc>
      </w:tr>
      <w:tr w:rsidR="00303F27" w14:paraId="575033B1" w14:textId="77777777">
        <w:tc>
          <w:tcPr>
            <w:tcW w:w="0" w:type="auto"/>
          </w:tcPr>
          <w:p w14:paraId="2C9EDB0D" w14:textId="77777777" w:rsidR="00303F27" w:rsidRDefault="00303F27" w:rsidP="00074669">
            <w:r>
              <w:t>Restroom(s)</w:t>
            </w:r>
          </w:p>
        </w:tc>
        <w:tc>
          <w:tcPr>
            <w:tcW w:w="0" w:type="auto"/>
          </w:tcPr>
          <w:p w14:paraId="65465C4F" w14:textId="77777777" w:rsidR="00303F27" w:rsidRDefault="00303F27" w:rsidP="00074669">
            <w:r>
              <w:t>Yes (seasonal)</w:t>
            </w:r>
          </w:p>
        </w:tc>
      </w:tr>
      <w:tr w:rsidR="00303F27" w14:paraId="19E468F4" w14:textId="77777777">
        <w:tc>
          <w:tcPr>
            <w:tcW w:w="0" w:type="auto"/>
          </w:tcPr>
          <w:p w14:paraId="3ADBE3D8" w14:textId="77777777" w:rsidR="00303F27" w:rsidRDefault="00303F27" w:rsidP="00074669">
            <w:r>
              <w:t>Best Ages</w:t>
            </w:r>
          </w:p>
        </w:tc>
        <w:tc>
          <w:tcPr>
            <w:tcW w:w="0" w:type="auto"/>
          </w:tcPr>
          <w:p w14:paraId="20C0A771" w14:textId="77777777" w:rsidR="00303F27" w:rsidRDefault="00303F27" w:rsidP="00074669">
            <w:r>
              <w:t>Big kids and Pre-teens and older</w:t>
            </w:r>
          </w:p>
        </w:tc>
      </w:tr>
      <w:tr w:rsidR="00303F27" w14:paraId="2593E174" w14:textId="77777777">
        <w:tc>
          <w:tcPr>
            <w:tcW w:w="0" w:type="auto"/>
          </w:tcPr>
          <w:p w14:paraId="6A9B1661" w14:textId="77777777" w:rsidR="00303F27" w:rsidRDefault="00303F27" w:rsidP="00074669">
            <w:r>
              <w:t>Accessibility</w:t>
            </w:r>
          </w:p>
        </w:tc>
        <w:tc>
          <w:tcPr>
            <w:tcW w:w="0" w:type="auto"/>
          </w:tcPr>
          <w:p w14:paraId="5AB67ADA" w14:textId="77777777" w:rsidR="00303F27" w:rsidRDefault="00303F27" w:rsidP="00074669">
            <w:r>
              <w:t>Not accessible</w:t>
            </w:r>
          </w:p>
        </w:tc>
      </w:tr>
    </w:tbl>
    <w:p w14:paraId="48FB0549" w14:textId="77777777" w:rsidR="00074669" w:rsidRDefault="00074669">
      <w:pPr>
        <w:pStyle w:val="Heading3"/>
      </w:pPr>
    </w:p>
    <w:p w14:paraId="353CD3F7" w14:textId="13BCB1BB" w:rsidR="00303F27" w:rsidRDefault="00303F27" w:rsidP="00074669">
      <w:pPr>
        <w:pStyle w:val="A-Head"/>
      </w:pPr>
      <w:r>
        <w:t>Directions to the Trailhead</w:t>
      </w:r>
    </w:p>
    <w:p w14:paraId="799C86BD" w14:textId="77777777" w:rsidR="00303F27" w:rsidRDefault="00303F27" w:rsidP="00074669">
      <w:r>
        <w:t>Trailhead Address: Kuwohi Trailhead, HG43+QG Bryson City, North Carolina</w:t>
      </w:r>
    </w:p>
    <w:p w14:paraId="04EA02F7" w14:textId="77777777" w:rsidR="00303F27" w:rsidRDefault="00303F27" w:rsidP="00074669">
      <w:r>
        <w:t>Trailhead GPS Coordinates: 35.55680, -83.49617</w:t>
      </w:r>
    </w:p>
    <w:p w14:paraId="20806C6A" w14:textId="77777777" w:rsidR="00303F27" w:rsidRDefault="00303F27" w:rsidP="00074669">
      <w:pPr>
        <w:ind w:firstLine="720"/>
      </w:pPr>
      <w:r>
        <w:t>The above address is for the trailhead for Kuwohi, formerly named Clingman’s Dome until it was renamed to its traditional name to the Cherokee in 2023. Parking here can be difficult to find during busy periods (especially during the summer and on weekends during the fall).</w:t>
      </w:r>
    </w:p>
    <w:p w14:paraId="79CBD833" w14:textId="77777777" w:rsidR="00303F27" w:rsidRDefault="00303F27" w:rsidP="00074669">
      <w:pPr>
        <w:ind w:firstLine="720"/>
      </w:pPr>
      <w:r>
        <w:t>Consider visiting outside of these busy periods to avoid being stuck waiting to find a spot. After finding a spot, walk toward the Kuwohi Visitor Center. Look for the signs for the Forney Ridge Trail (it’s just a few feet to the left along the same path as the Kuwohi Trail).</w:t>
      </w:r>
    </w:p>
    <w:p w14:paraId="30DF412C" w14:textId="77777777" w:rsidR="00971679" w:rsidRDefault="00971679" w:rsidP="00971679">
      <w:pPr>
        <w:pStyle w:val="A-Head"/>
      </w:pPr>
    </w:p>
    <w:p w14:paraId="1C32177D" w14:textId="527A175E" w:rsidR="00303F27" w:rsidRDefault="00303F27" w:rsidP="00971679">
      <w:pPr>
        <w:pStyle w:val="A-Head"/>
      </w:pPr>
      <w:r>
        <w:t>Trail Description</w:t>
      </w:r>
    </w:p>
    <w:tbl>
      <w:tblPr>
        <w:tblStyle w:val="Table"/>
        <w:tblW w:w="5000" w:type="pct"/>
        <w:tblLayout w:type="fixed"/>
        <w:tblLook w:val="0020" w:firstRow="1" w:lastRow="0" w:firstColumn="0" w:lastColumn="0" w:noHBand="0" w:noVBand="0"/>
      </w:tblPr>
      <w:tblGrid>
        <w:gridCol w:w="2340"/>
        <w:gridCol w:w="7020"/>
      </w:tblGrid>
      <w:tr w:rsidR="00303F27" w14:paraId="03235EF4" w14:textId="77777777" w:rsidTr="003310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48BBCCBC" w14:textId="77777777" w:rsidR="00303F27" w:rsidRPr="00971679" w:rsidRDefault="00303F27" w:rsidP="00971679">
            <w:pPr>
              <w:rPr>
                <w:rStyle w:val="bold1"/>
              </w:rPr>
            </w:pPr>
            <w:r w:rsidRPr="00971679">
              <w:rPr>
                <w:rStyle w:val="bold1"/>
              </w:rPr>
              <w:lastRenderedPageBreak/>
              <w:t>Distance from Start</w:t>
            </w:r>
          </w:p>
        </w:tc>
        <w:tc>
          <w:tcPr>
            <w:tcW w:w="5940" w:type="dxa"/>
          </w:tcPr>
          <w:p w14:paraId="67AA1638" w14:textId="77777777" w:rsidR="00303F27" w:rsidRPr="00971679" w:rsidRDefault="00303F27" w:rsidP="00971679">
            <w:pPr>
              <w:rPr>
                <w:rStyle w:val="bold1"/>
              </w:rPr>
            </w:pPr>
            <w:r w:rsidRPr="00971679">
              <w:rPr>
                <w:rStyle w:val="bold1"/>
              </w:rPr>
              <w:t>Description</w:t>
            </w:r>
          </w:p>
        </w:tc>
      </w:tr>
      <w:tr w:rsidR="00303F27" w14:paraId="35F0959B" w14:textId="77777777">
        <w:tc>
          <w:tcPr>
            <w:tcW w:w="1980" w:type="dxa"/>
          </w:tcPr>
          <w:p w14:paraId="7EFE6CBC" w14:textId="77777777" w:rsidR="00303F27" w:rsidRDefault="00303F27" w:rsidP="00971679">
            <w:r>
              <w:t>0.01</w:t>
            </w:r>
          </w:p>
        </w:tc>
        <w:tc>
          <w:tcPr>
            <w:tcW w:w="5940" w:type="dxa"/>
          </w:tcPr>
          <w:p w14:paraId="019E6E0D" w14:textId="77777777" w:rsidR="00303F27" w:rsidRDefault="00303F27" w:rsidP="00971679">
            <w:r>
              <w:t>Start on the Forney Ridge Trail.</w:t>
            </w:r>
          </w:p>
        </w:tc>
      </w:tr>
      <w:tr w:rsidR="00303F27" w14:paraId="5F6D5AF7" w14:textId="77777777">
        <w:tc>
          <w:tcPr>
            <w:tcW w:w="1980" w:type="dxa"/>
          </w:tcPr>
          <w:p w14:paraId="69A82D94" w14:textId="77777777" w:rsidR="00303F27" w:rsidRDefault="00303F27" w:rsidP="00971679">
            <w:r>
              <w:t>0.2</w:t>
            </w:r>
          </w:p>
        </w:tc>
        <w:tc>
          <w:tcPr>
            <w:tcW w:w="5940" w:type="dxa"/>
          </w:tcPr>
          <w:p w14:paraId="73E97D00" w14:textId="77777777" w:rsidR="00303F27" w:rsidRDefault="00303F27" w:rsidP="00971679">
            <w:r>
              <w:t>Intersection with the Kuwohi Bypass Trail. Turn left.</w:t>
            </w:r>
          </w:p>
        </w:tc>
      </w:tr>
      <w:tr w:rsidR="00303F27" w14:paraId="4EFFCCFB" w14:textId="77777777">
        <w:tc>
          <w:tcPr>
            <w:tcW w:w="1980" w:type="dxa"/>
          </w:tcPr>
          <w:p w14:paraId="01479A37" w14:textId="77777777" w:rsidR="00303F27" w:rsidRDefault="00303F27" w:rsidP="00971679">
            <w:r>
              <w:t>0.25</w:t>
            </w:r>
          </w:p>
        </w:tc>
        <w:tc>
          <w:tcPr>
            <w:tcW w:w="5940" w:type="dxa"/>
          </w:tcPr>
          <w:p w14:paraId="32F3D359" w14:textId="77777777" w:rsidR="00303F27" w:rsidRDefault="00303F27" w:rsidP="00971679">
            <w:r>
              <w:t>A moderately rocky but well-maintained section that descends. Steep in sections.</w:t>
            </w:r>
          </w:p>
        </w:tc>
      </w:tr>
      <w:tr w:rsidR="00303F27" w14:paraId="093A220A" w14:textId="77777777">
        <w:tc>
          <w:tcPr>
            <w:tcW w:w="1980" w:type="dxa"/>
          </w:tcPr>
          <w:p w14:paraId="4667A1BF" w14:textId="77777777" w:rsidR="00303F27" w:rsidRDefault="00303F27" w:rsidP="00971679">
            <w:r>
              <w:t>1.0</w:t>
            </w:r>
          </w:p>
        </w:tc>
        <w:tc>
          <w:tcPr>
            <w:tcW w:w="5940" w:type="dxa"/>
          </w:tcPr>
          <w:p w14:paraId="10B4F57B" w14:textId="77777777" w:rsidR="00303F27" w:rsidRDefault="00303F27" w:rsidP="00971679">
            <w:r>
              <w:t>Wooden walkways over a section that can be muddy.</w:t>
            </w:r>
          </w:p>
        </w:tc>
      </w:tr>
      <w:tr w:rsidR="00303F27" w14:paraId="251A405D" w14:textId="77777777">
        <w:tc>
          <w:tcPr>
            <w:tcW w:w="1980" w:type="dxa"/>
          </w:tcPr>
          <w:p w14:paraId="16388F82" w14:textId="77777777" w:rsidR="00303F27" w:rsidRDefault="00303F27" w:rsidP="00971679">
            <w:r>
              <w:t>1.05</w:t>
            </w:r>
          </w:p>
        </w:tc>
        <w:tc>
          <w:tcPr>
            <w:tcW w:w="5940" w:type="dxa"/>
          </w:tcPr>
          <w:p w14:paraId="12E638B5" w14:textId="77777777" w:rsidR="00303F27" w:rsidRDefault="00303F27" w:rsidP="00971679">
            <w:r>
              <w:t>Intersection with the Forney Creek Trail — different from the Forney Ridge Trail. Stay on the Forney Ridge trail to continue to Andrews Bald.</w:t>
            </w:r>
          </w:p>
        </w:tc>
      </w:tr>
      <w:tr w:rsidR="00303F27" w14:paraId="09278503" w14:textId="77777777">
        <w:tc>
          <w:tcPr>
            <w:tcW w:w="1980" w:type="dxa"/>
          </w:tcPr>
          <w:p w14:paraId="7B23E3A2" w14:textId="77777777" w:rsidR="00303F27" w:rsidRDefault="00303F27" w:rsidP="00971679">
            <w:r>
              <w:t>1.8</w:t>
            </w:r>
          </w:p>
        </w:tc>
        <w:tc>
          <w:tcPr>
            <w:tcW w:w="5940" w:type="dxa"/>
          </w:tcPr>
          <w:p w14:paraId="2AE0B25E" w14:textId="77777777" w:rsidR="00303F27" w:rsidRDefault="00303F27" w:rsidP="00971679">
            <w:r>
              <w:t>Andrews Bald. Explore the super-scenic, grassy area before turning back.</w:t>
            </w:r>
          </w:p>
        </w:tc>
      </w:tr>
      <w:tr w:rsidR="00303F27" w14:paraId="20502CC5" w14:textId="77777777">
        <w:tc>
          <w:tcPr>
            <w:tcW w:w="1980" w:type="dxa"/>
          </w:tcPr>
          <w:p w14:paraId="4C2674CB" w14:textId="77777777" w:rsidR="00303F27" w:rsidRDefault="00303F27" w:rsidP="00971679">
            <w:r>
              <w:t>2.55</w:t>
            </w:r>
          </w:p>
        </w:tc>
        <w:tc>
          <w:tcPr>
            <w:tcW w:w="5940" w:type="dxa"/>
          </w:tcPr>
          <w:p w14:paraId="7A5B6C21" w14:textId="77777777" w:rsidR="00303F27" w:rsidRDefault="00303F27" w:rsidP="00971679">
            <w:r>
              <w:t>Intersection with Forney Creek Trail. Stay on the Forney Ridge Trail.</w:t>
            </w:r>
          </w:p>
        </w:tc>
      </w:tr>
      <w:tr w:rsidR="00303F27" w14:paraId="3B8D76B5" w14:textId="77777777">
        <w:tc>
          <w:tcPr>
            <w:tcW w:w="1980" w:type="dxa"/>
          </w:tcPr>
          <w:p w14:paraId="3ED241EE" w14:textId="77777777" w:rsidR="00303F27" w:rsidRDefault="00303F27" w:rsidP="00971679">
            <w:r>
              <w:t>3.4</w:t>
            </w:r>
          </w:p>
        </w:tc>
        <w:tc>
          <w:tcPr>
            <w:tcW w:w="5940" w:type="dxa"/>
          </w:tcPr>
          <w:p w14:paraId="2338226D" w14:textId="77777777" w:rsidR="00303F27" w:rsidRDefault="00303F27" w:rsidP="00971679">
            <w:r>
              <w:t>Intersection with the Kuwohi Bypass Trail. Turn right.</w:t>
            </w:r>
          </w:p>
        </w:tc>
      </w:tr>
      <w:tr w:rsidR="00303F27" w14:paraId="621A1818" w14:textId="77777777">
        <w:tc>
          <w:tcPr>
            <w:tcW w:w="1980" w:type="dxa"/>
          </w:tcPr>
          <w:p w14:paraId="3D0FBFB1" w14:textId="77777777" w:rsidR="00303F27" w:rsidRDefault="00303F27" w:rsidP="00971679">
            <w:r>
              <w:t>3.6</w:t>
            </w:r>
          </w:p>
        </w:tc>
        <w:tc>
          <w:tcPr>
            <w:tcW w:w="5940" w:type="dxa"/>
          </w:tcPr>
          <w:p w14:paraId="2039BD26" w14:textId="77777777" w:rsidR="00303F27" w:rsidRDefault="00303F27" w:rsidP="00971679">
            <w:r>
              <w:t>Trailhead.</w:t>
            </w:r>
          </w:p>
        </w:tc>
      </w:tr>
    </w:tbl>
    <w:p w14:paraId="3747BCBF" w14:textId="77777777" w:rsidR="00971679" w:rsidRDefault="00971679">
      <w:pPr>
        <w:pStyle w:val="Heading3"/>
      </w:pPr>
    </w:p>
    <w:p w14:paraId="1E1B40E4" w14:textId="7BCE600D" w:rsidR="00303F27" w:rsidRDefault="00303F27" w:rsidP="00971679">
      <w:pPr>
        <w:pStyle w:val="A-Head"/>
      </w:pPr>
      <w:r>
        <w:t>Nearby</w:t>
      </w:r>
    </w:p>
    <w:p w14:paraId="16951B16" w14:textId="23A2B1E8" w:rsidR="00303F27" w:rsidRDefault="00303F27" w:rsidP="00971679">
      <w:r w:rsidRPr="00971679">
        <w:rPr>
          <w:rStyle w:val="bold1"/>
        </w:rPr>
        <w:t>Visit Kuwohi (Clingman’s Dome).</w:t>
      </w:r>
      <w:r>
        <w:t xml:space="preserve"> Nearby Kuwohi and the Kuwohi Trail to access this peak feature an observation tower with views in all directions. There’s also the nearby </w:t>
      </w:r>
      <w:del w:id="54" w:author="Rosenberg, Joshua" w:date="2026-04-07T21:12:00Z" w16du:dateUtc="2026-04-08T02:12:00Z">
        <w:r w:rsidDel="00411FCC">
          <w:delText xml:space="preserve">Kuwhohi </w:delText>
        </w:r>
      </w:del>
      <w:ins w:id="55" w:author="Rosenberg, Joshua" w:date="2026-04-07T21:12:00Z" w16du:dateUtc="2026-04-08T02:12:00Z">
        <w:r w:rsidR="00411FCC">
          <w:t xml:space="preserve">Kuwohi </w:t>
        </w:r>
      </w:ins>
      <w:r>
        <w:t>Visitor Center. Both the trail and visitor center share the same parking area.</w:t>
      </w:r>
    </w:p>
    <w:p w14:paraId="713CCD91" w14:textId="77777777" w:rsidR="00303F27" w:rsidRDefault="00303F27" w:rsidP="00971679">
      <w:r w:rsidRPr="00971679">
        <w:rPr>
          <w:rStyle w:val="bold1"/>
        </w:rPr>
        <w:lastRenderedPageBreak/>
        <w:t>Stop at Newfound Gap.</w:t>
      </w:r>
      <w:r>
        <w:t xml:space="preserve"> On the way to Andrews Bald, you pass Newfound Gap, the mountain pass and scenic overlook atop the state line between Tennessee and North Carolina. This is a good place to stop for photos or a brief (or lengthier!) hike on the Appalachian Trail that runs through the parking lot, and toward the popular scenic overlook Charlie’s Bunion, a steep, challenging eight-mile round-trip hike from Newfound Gap.</w:t>
      </w:r>
    </w:p>
    <w:bookmarkEnd w:id="51"/>
    <w:p w14:paraId="78AE3F38" w14:textId="4E58CB14" w:rsidR="00303F27" w:rsidRDefault="00303F27">
      <w:r>
        <w:br w:type="page"/>
      </w:r>
    </w:p>
    <w:p w14:paraId="4018CF45" w14:textId="43A96E23" w:rsidR="00303F27" w:rsidRDefault="00303F27" w:rsidP="0047410D">
      <w:pPr>
        <w:pStyle w:val="ChapterTitle"/>
      </w:pPr>
      <w:bookmarkStart w:id="56" w:name="trail-30-alum-cave-bluffs"/>
      <w:r>
        <w:lastRenderedPageBreak/>
        <w:t>Alum Cave Bluffs</w:t>
      </w:r>
    </w:p>
    <w:p w14:paraId="12D463E9" w14:textId="77777777" w:rsidR="00303F27" w:rsidRPr="0047410D" w:rsidRDefault="00303F27" w:rsidP="0047410D">
      <w:pPr>
        <w:rPr>
          <w:rStyle w:val="bold1"/>
        </w:rPr>
      </w:pPr>
      <w:r w:rsidRPr="0047410D">
        <w:rPr>
          <w:rStyle w:val="bold1"/>
        </w:rPr>
        <w:t>Figures included in this chapter:</w:t>
      </w:r>
    </w:p>
    <w:p w14:paraId="79098CF3" w14:textId="77777777" w:rsidR="00303F27" w:rsidRDefault="00303F27" w:rsidP="0047410D">
      <w:r>
        <w:t>trail-30-figure-01.jpg</w:t>
      </w:r>
    </w:p>
    <w:p w14:paraId="7E714607" w14:textId="77777777" w:rsidR="00303F27" w:rsidRDefault="00303F27" w:rsidP="0047410D">
      <w:r>
        <w:t>trail-30-map.jpeg</w:t>
      </w:r>
    </w:p>
    <w:p w14:paraId="5A986F34" w14:textId="77777777" w:rsidR="00303F27" w:rsidRDefault="00303F27" w:rsidP="0047410D">
      <w:r>
        <w:t>trail-30-figure-02.jpg</w:t>
      </w:r>
    </w:p>
    <w:p w14:paraId="24EF170D" w14:textId="70A6A28C" w:rsidR="00303F27" w:rsidRDefault="0047410D" w:rsidP="0047410D">
      <w:r>
        <w:t xml:space="preserve">5.8 </w:t>
      </w:r>
      <w:r w:rsidR="00303F27">
        <w:t>leconte-sunset.jpeg</w:t>
      </w:r>
    </w:p>
    <w:p w14:paraId="03541C8D" w14:textId="77777777" w:rsidR="00303F27" w:rsidRDefault="00303F27" w:rsidP="0047410D">
      <w:pPr>
        <w:pStyle w:val="A-Head"/>
      </w:pPr>
      <w:r>
        <w:t>Overview</w:t>
      </w:r>
    </w:p>
    <w:p w14:paraId="4CD803FF" w14:textId="2BCE030D" w:rsidR="00303F27" w:rsidRDefault="00303F27" w:rsidP="0047410D">
      <w:r>
        <w:t xml:space="preserve">This is a hike up arguably </w:t>
      </w:r>
      <w:r w:rsidRPr="0047410D">
        <w:rPr>
          <w:rStyle w:val="ital1"/>
        </w:rPr>
        <w:t>the</w:t>
      </w:r>
      <w:r>
        <w:t xml:space="preserve"> finest trail in the Great Smoky Mountains National Park. The trail starts at a pretty trailhead along Highway 441, the main road through the park. The trail continues along the super scenic Alum Cave Creek. The trail is very well-maintained and best hiked by older children. The trail climbs through a unique geological feature you hike </w:t>
      </w:r>
      <w:r w:rsidRPr="0047410D">
        <w:rPr>
          <w:rStyle w:val="ital1"/>
        </w:rPr>
        <w:t>through</w:t>
      </w:r>
      <w:r>
        <w:t xml:space="preserve">, Arch Rock, then heads up more steeply toward Mt. LeConte. The trail then crosses an overlook surrounded by Mountain Laurel before climbing farther toward Alum Cave, yet another unique geological feature, Alum Cave, you hike </w:t>
      </w:r>
      <w:r w:rsidRPr="0047410D">
        <w:rPr>
          <w:rStyle w:val="ital1"/>
        </w:rPr>
        <w:t>beneath</w:t>
      </w:r>
      <w:r>
        <w:rPr>
          <w:i/>
          <w:iCs/>
        </w:rPr>
        <w:t>.</w:t>
      </w:r>
      <w:r>
        <w:t xml:space="preserve"> It’s epic. This is a perfect spot for a rest and a picnic before returning to the trailhead. This is a challenging hike, and finding parking can also be</w:t>
      </w:r>
      <w:del w:id="57" w:author="Rosenberg, Joshua" w:date="2026-04-07T21:25:00Z" w16du:dateUtc="2026-04-08T02:25:00Z">
        <w:r w:rsidDel="00FB1AA0">
          <w:delText xml:space="preserve"> a</w:delText>
        </w:r>
      </w:del>
      <w:r>
        <w:t xml:space="preserve"> difficult, but it is worth the investment of time and effort, particularly for older kids or kids who have done a lot of hiking with friends and family.</w:t>
      </w:r>
    </w:p>
    <w:p w14:paraId="2838FEB4" w14:textId="77777777" w:rsidR="00AB0DC4" w:rsidRDefault="00AB0DC4" w:rsidP="00AB0DC4">
      <w:pPr>
        <w:pStyle w:val="A-Head"/>
      </w:pPr>
    </w:p>
    <w:p w14:paraId="161E1F04" w14:textId="2564D480" w:rsidR="00303F27" w:rsidRDefault="00303F27" w:rsidP="00AB0DC4">
      <w:pPr>
        <w:pStyle w:val="A-Head"/>
      </w:pPr>
      <w:r>
        <w:t>Key Characteristics</w:t>
      </w:r>
    </w:p>
    <w:tbl>
      <w:tblPr>
        <w:tblStyle w:val="Table"/>
        <w:tblW w:w="0" w:type="auto"/>
        <w:tblLook w:val="0020" w:firstRow="1" w:lastRow="0" w:firstColumn="0" w:lastColumn="0" w:noHBand="0" w:noVBand="0"/>
      </w:tblPr>
      <w:tblGrid>
        <w:gridCol w:w="2978"/>
        <w:gridCol w:w="3535"/>
      </w:tblGrid>
      <w:tr w:rsidR="00303F27" w14:paraId="5EEAE681" w14:textId="77777777" w:rsidTr="00727CB0">
        <w:trPr>
          <w:cnfStyle w:val="100000000000" w:firstRow="1" w:lastRow="0" w:firstColumn="0" w:lastColumn="0" w:oddVBand="0" w:evenVBand="0" w:oddHBand="0" w:evenHBand="0" w:firstRowFirstColumn="0" w:firstRowLastColumn="0" w:lastRowFirstColumn="0" w:lastRowLastColumn="0"/>
          <w:tblHeader/>
        </w:trPr>
        <w:tc>
          <w:tcPr>
            <w:tcW w:w="0" w:type="auto"/>
          </w:tcPr>
          <w:p w14:paraId="1C988A9D" w14:textId="77777777" w:rsidR="00303F27" w:rsidRPr="00AB0DC4" w:rsidRDefault="00303F27" w:rsidP="00AB0DC4">
            <w:pPr>
              <w:rPr>
                <w:rStyle w:val="bold1"/>
              </w:rPr>
            </w:pPr>
            <w:r w:rsidRPr="00AB0DC4">
              <w:rPr>
                <w:rStyle w:val="bold1"/>
              </w:rPr>
              <w:lastRenderedPageBreak/>
              <w:t>Characteristic</w:t>
            </w:r>
          </w:p>
        </w:tc>
        <w:tc>
          <w:tcPr>
            <w:tcW w:w="0" w:type="auto"/>
          </w:tcPr>
          <w:p w14:paraId="230A5851" w14:textId="77777777" w:rsidR="00303F27" w:rsidRPr="00AB0DC4" w:rsidRDefault="00303F27" w:rsidP="00AB0DC4">
            <w:pPr>
              <w:rPr>
                <w:rStyle w:val="bold1"/>
              </w:rPr>
            </w:pPr>
            <w:r w:rsidRPr="00AB0DC4">
              <w:rPr>
                <w:rStyle w:val="bold1"/>
              </w:rPr>
              <w:t>Details</w:t>
            </w:r>
          </w:p>
        </w:tc>
      </w:tr>
      <w:tr w:rsidR="00303F27" w14:paraId="0DB36DFD" w14:textId="77777777">
        <w:tc>
          <w:tcPr>
            <w:tcW w:w="0" w:type="auto"/>
          </w:tcPr>
          <w:p w14:paraId="7499BCD9" w14:textId="77777777" w:rsidR="00303F27" w:rsidRDefault="00303F27" w:rsidP="00AB0DC4">
            <w:r>
              <w:t>Time from Knoxville</w:t>
            </w:r>
          </w:p>
        </w:tc>
        <w:tc>
          <w:tcPr>
            <w:tcW w:w="0" w:type="auto"/>
          </w:tcPr>
          <w:p w14:paraId="48EED6CE" w14:textId="77777777" w:rsidR="00303F27" w:rsidRDefault="00303F27" w:rsidP="00AB0DC4">
            <w:r>
              <w:t>1 hr 15 mins</w:t>
            </w:r>
          </w:p>
        </w:tc>
      </w:tr>
      <w:tr w:rsidR="00303F27" w14:paraId="3D685D75" w14:textId="77777777">
        <w:tc>
          <w:tcPr>
            <w:tcW w:w="0" w:type="auto"/>
          </w:tcPr>
          <w:p w14:paraId="378F2B86" w14:textId="77777777" w:rsidR="00303F27" w:rsidRDefault="00303F27" w:rsidP="00AB0DC4">
            <w:r>
              <w:t>Trail Distance (Miles)</w:t>
            </w:r>
          </w:p>
        </w:tc>
        <w:tc>
          <w:tcPr>
            <w:tcW w:w="0" w:type="auto"/>
          </w:tcPr>
          <w:p w14:paraId="0A857864" w14:textId="77777777" w:rsidR="00303F27" w:rsidRDefault="00303F27" w:rsidP="00AB0DC4">
            <w:r>
              <w:t>4.5</w:t>
            </w:r>
          </w:p>
        </w:tc>
      </w:tr>
      <w:tr w:rsidR="00303F27" w14:paraId="11401D3A" w14:textId="77777777">
        <w:tc>
          <w:tcPr>
            <w:tcW w:w="0" w:type="auto"/>
          </w:tcPr>
          <w:p w14:paraId="67D63621" w14:textId="77777777" w:rsidR="00303F27" w:rsidRDefault="00303F27" w:rsidP="00AB0DC4">
            <w:r>
              <w:t>Elevation Change</w:t>
            </w:r>
          </w:p>
        </w:tc>
        <w:tc>
          <w:tcPr>
            <w:tcW w:w="0" w:type="auto"/>
          </w:tcPr>
          <w:p w14:paraId="1FE78E05" w14:textId="77777777" w:rsidR="00303F27" w:rsidRDefault="00303F27" w:rsidP="00AB0DC4">
            <w:r>
              <w:t>Very Steep</w:t>
            </w:r>
          </w:p>
        </w:tc>
      </w:tr>
      <w:tr w:rsidR="00303F27" w14:paraId="4DCC5800" w14:textId="77777777">
        <w:tc>
          <w:tcPr>
            <w:tcW w:w="0" w:type="auto"/>
          </w:tcPr>
          <w:p w14:paraId="63ADF184" w14:textId="77777777" w:rsidR="00303F27" w:rsidRDefault="00303F27" w:rsidP="00AB0DC4">
            <w:r>
              <w:t>Pets</w:t>
            </w:r>
          </w:p>
        </w:tc>
        <w:tc>
          <w:tcPr>
            <w:tcW w:w="0" w:type="auto"/>
          </w:tcPr>
          <w:p w14:paraId="23173EAE" w14:textId="77777777" w:rsidR="00303F27" w:rsidRDefault="00303F27" w:rsidP="00AB0DC4">
            <w:r>
              <w:t>Not Allowed</w:t>
            </w:r>
          </w:p>
        </w:tc>
      </w:tr>
      <w:tr w:rsidR="00303F27" w14:paraId="5E2789A7" w14:textId="77777777">
        <w:tc>
          <w:tcPr>
            <w:tcW w:w="0" w:type="auto"/>
          </w:tcPr>
          <w:p w14:paraId="3358DA15" w14:textId="77777777" w:rsidR="00303F27" w:rsidRDefault="00303F27" w:rsidP="00AB0DC4">
            <w:r>
              <w:t>Parking Pass/Entrance Fee</w:t>
            </w:r>
          </w:p>
        </w:tc>
        <w:tc>
          <w:tcPr>
            <w:tcW w:w="0" w:type="auto"/>
          </w:tcPr>
          <w:p w14:paraId="72B3288C" w14:textId="77777777" w:rsidR="00303F27" w:rsidRDefault="00303F27" w:rsidP="00AB0DC4">
            <w:r>
              <w:t>Required</w:t>
            </w:r>
          </w:p>
        </w:tc>
      </w:tr>
      <w:tr w:rsidR="00303F27" w14:paraId="620946A5" w14:textId="77777777">
        <w:tc>
          <w:tcPr>
            <w:tcW w:w="0" w:type="auto"/>
          </w:tcPr>
          <w:p w14:paraId="2DD8C32E" w14:textId="77777777" w:rsidR="00303F27" w:rsidRDefault="00303F27" w:rsidP="00AB0DC4">
            <w:r>
              <w:t>Restroom(s)</w:t>
            </w:r>
          </w:p>
        </w:tc>
        <w:tc>
          <w:tcPr>
            <w:tcW w:w="0" w:type="auto"/>
          </w:tcPr>
          <w:p w14:paraId="6FC48AAF" w14:textId="77777777" w:rsidR="00303F27" w:rsidRDefault="00303F27" w:rsidP="00AB0DC4">
            <w:r>
              <w:t>Yes (seasonal)</w:t>
            </w:r>
          </w:p>
        </w:tc>
      </w:tr>
      <w:tr w:rsidR="00303F27" w14:paraId="554A8F32" w14:textId="77777777">
        <w:tc>
          <w:tcPr>
            <w:tcW w:w="0" w:type="auto"/>
          </w:tcPr>
          <w:p w14:paraId="18E81783" w14:textId="77777777" w:rsidR="00303F27" w:rsidRDefault="00303F27" w:rsidP="00AB0DC4">
            <w:r>
              <w:t>Best Ages</w:t>
            </w:r>
          </w:p>
        </w:tc>
        <w:tc>
          <w:tcPr>
            <w:tcW w:w="0" w:type="auto"/>
          </w:tcPr>
          <w:p w14:paraId="1ADAC1D4" w14:textId="77777777" w:rsidR="00303F27" w:rsidRDefault="00303F27" w:rsidP="00AB0DC4">
            <w:r>
              <w:t>Big kids and Pre-teens and older</w:t>
            </w:r>
          </w:p>
        </w:tc>
      </w:tr>
      <w:tr w:rsidR="00303F27" w14:paraId="4F3C4607" w14:textId="77777777">
        <w:tc>
          <w:tcPr>
            <w:tcW w:w="0" w:type="auto"/>
          </w:tcPr>
          <w:p w14:paraId="28645F4F" w14:textId="77777777" w:rsidR="00303F27" w:rsidRDefault="00303F27" w:rsidP="00AB0DC4">
            <w:r>
              <w:t>Accessibility</w:t>
            </w:r>
          </w:p>
        </w:tc>
        <w:tc>
          <w:tcPr>
            <w:tcW w:w="0" w:type="auto"/>
          </w:tcPr>
          <w:p w14:paraId="2DA933FD" w14:textId="77777777" w:rsidR="00303F27" w:rsidRDefault="00303F27" w:rsidP="00AB0DC4">
            <w:r>
              <w:t>Not accessible</w:t>
            </w:r>
          </w:p>
        </w:tc>
      </w:tr>
    </w:tbl>
    <w:p w14:paraId="08AE7DC9" w14:textId="77777777" w:rsidR="00AB0DC4" w:rsidRDefault="00AB0DC4">
      <w:pPr>
        <w:pStyle w:val="Heading3"/>
      </w:pPr>
    </w:p>
    <w:p w14:paraId="56576191" w14:textId="43D620A0" w:rsidR="00303F27" w:rsidRDefault="00303F27" w:rsidP="00AB0DC4">
      <w:pPr>
        <w:pStyle w:val="A-Head"/>
      </w:pPr>
      <w:r>
        <w:t>Directions to the Trailhead</w:t>
      </w:r>
    </w:p>
    <w:p w14:paraId="7146EE82" w14:textId="77777777" w:rsidR="00303F27" w:rsidRDefault="00303F27" w:rsidP="00AB0DC4">
      <w:r>
        <w:t>Trailhead Address: Alum Cave Trailhead Parking Area, 3639 Newfound Gap Rd, Gatlinburg, TN 37738</w:t>
      </w:r>
    </w:p>
    <w:p w14:paraId="4938F493" w14:textId="77777777" w:rsidR="00303F27" w:rsidRDefault="00303F27" w:rsidP="00AB0DC4">
      <w:r>
        <w:t>Trailhead GPS Coordinates: 35.62872, -83.45076</w:t>
      </w:r>
    </w:p>
    <w:p w14:paraId="290B9547" w14:textId="284F4537" w:rsidR="00303F27" w:rsidRDefault="00303F27" w:rsidP="00AB0DC4">
      <w:pPr>
        <w:ind w:firstLine="720"/>
      </w:pPr>
      <w:r>
        <w:t>This is one of the busiest parking areas and trailheads in the park. Particularly with children, visiting during periods that are less busy can be essential for quickly finding a spot. Try to park at one of the two parking areas immediately beside the trailhead (one alongside the road, the other near the seasonal toilet). If you cannot, other parking is available, but you</w:t>
      </w:r>
      <w:r w:rsidR="00AA1372">
        <w:t xml:space="preserve"> will</w:t>
      </w:r>
      <w:r>
        <w:t xml:space="preserve"> have to walk along the side of the road to reach the trailhead. After finding a spot, look for the signs for the Alum Cave Trail.</w:t>
      </w:r>
    </w:p>
    <w:p w14:paraId="64A5D096" w14:textId="77777777" w:rsidR="00EC0221" w:rsidRDefault="00EC0221" w:rsidP="00EC0221">
      <w:pPr>
        <w:pStyle w:val="A-Head"/>
      </w:pPr>
    </w:p>
    <w:p w14:paraId="3C6A9185" w14:textId="3B847C6A" w:rsidR="00303F27" w:rsidRDefault="00303F27" w:rsidP="00EC0221">
      <w:pPr>
        <w:pStyle w:val="A-Head"/>
      </w:pPr>
      <w:r>
        <w:lastRenderedPageBreak/>
        <w:t>Trail Description</w:t>
      </w:r>
    </w:p>
    <w:tbl>
      <w:tblPr>
        <w:tblStyle w:val="Table"/>
        <w:tblW w:w="5000" w:type="pct"/>
        <w:tblLayout w:type="fixed"/>
        <w:tblLook w:val="0020" w:firstRow="1" w:lastRow="0" w:firstColumn="0" w:lastColumn="0" w:noHBand="0" w:noVBand="0"/>
      </w:tblPr>
      <w:tblGrid>
        <w:gridCol w:w="2470"/>
        <w:gridCol w:w="6890"/>
      </w:tblGrid>
      <w:tr w:rsidR="00303F27" w14:paraId="668C1147" w14:textId="77777777" w:rsidTr="00727CB0">
        <w:trPr>
          <w:cnfStyle w:val="100000000000" w:firstRow="1" w:lastRow="0" w:firstColumn="0" w:lastColumn="0" w:oddVBand="0" w:evenVBand="0" w:oddHBand="0" w:evenHBand="0" w:firstRowFirstColumn="0" w:firstRowLastColumn="0" w:lastRowFirstColumn="0" w:lastRowLastColumn="0"/>
          <w:tblHeader/>
        </w:trPr>
        <w:tc>
          <w:tcPr>
            <w:tcW w:w="2090" w:type="dxa"/>
          </w:tcPr>
          <w:p w14:paraId="5F5D7527" w14:textId="77777777" w:rsidR="00303F27" w:rsidRPr="00EC0221" w:rsidRDefault="00303F27" w:rsidP="00EC0221">
            <w:pPr>
              <w:rPr>
                <w:rStyle w:val="bold1"/>
              </w:rPr>
            </w:pPr>
            <w:r w:rsidRPr="00EC0221">
              <w:rPr>
                <w:rStyle w:val="bold1"/>
              </w:rPr>
              <w:t>Distance from Start</w:t>
            </w:r>
          </w:p>
        </w:tc>
        <w:tc>
          <w:tcPr>
            <w:tcW w:w="5830" w:type="dxa"/>
          </w:tcPr>
          <w:p w14:paraId="1F645135" w14:textId="77777777" w:rsidR="00303F27" w:rsidRPr="00EC0221" w:rsidRDefault="00303F27" w:rsidP="00EC0221">
            <w:pPr>
              <w:rPr>
                <w:rStyle w:val="bold1"/>
              </w:rPr>
            </w:pPr>
            <w:r w:rsidRPr="00EC0221">
              <w:rPr>
                <w:rStyle w:val="bold1"/>
              </w:rPr>
              <w:t>Description</w:t>
            </w:r>
          </w:p>
        </w:tc>
      </w:tr>
      <w:tr w:rsidR="00303F27" w14:paraId="121ACB0A" w14:textId="77777777">
        <w:tc>
          <w:tcPr>
            <w:tcW w:w="2090" w:type="dxa"/>
          </w:tcPr>
          <w:p w14:paraId="267FC562" w14:textId="77777777" w:rsidR="00303F27" w:rsidRDefault="00303F27" w:rsidP="00EC0221">
            <w:r>
              <w:t>0.0</w:t>
            </w:r>
          </w:p>
        </w:tc>
        <w:tc>
          <w:tcPr>
            <w:tcW w:w="5830" w:type="dxa"/>
          </w:tcPr>
          <w:p w14:paraId="0EC40C5B" w14:textId="77777777" w:rsidR="00303F27" w:rsidRDefault="00303F27" w:rsidP="00EC0221">
            <w:r>
              <w:t>Start on the Alum Cave Trail. Almost immediately cross a bridge over the West Prong of the Little Pigeon River.</w:t>
            </w:r>
          </w:p>
        </w:tc>
      </w:tr>
      <w:tr w:rsidR="00303F27" w14:paraId="55933294" w14:textId="77777777">
        <w:tc>
          <w:tcPr>
            <w:tcW w:w="2090" w:type="dxa"/>
          </w:tcPr>
          <w:p w14:paraId="28EBF927" w14:textId="77777777" w:rsidR="00303F27" w:rsidRDefault="00303F27" w:rsidP="00EC0221">
            <w:r>
              <w:t>0.1</w:t>
            </w:r>
          </w:p>
        </w:tc>
        <w:tc>
          <w:tcPr>
            <w:tcW w:w="5830" w:type="dxa"/>
          </w:tcPr>
          <w:p w14:paraId="7FC221AF" w14:textId="5EDC4FFA" w:rsidR="00303F27" w:rsidRDefault="00303F27" w:rsidP="00EC0221">
            <w:r>
              <w:t>Continue on the trail, now along Alum Cave Creek. The trail gradually climbs up a wide, scenic pathway</w:t>
            </w:r>
            <w:ins w:id="58" w:author="Rosenberg, Joshua" w:date="2026-04-10T15:34:00Z" w16du:dateUtc="2026-04-10T19:34:00Z">
              <w:r w:rsidR="00287338">
                <w:t>.</w:t>
              </w:r>
            </w:ins>
            <w:del w:id="59" w:author="Rosenberg, Joshua" w:date="2026-04-10T15:34:00Z" w16du:dateUtc="2026-04-10T19:34:00Z">
              <w:r w:rsidDel="00287338">
                <w:delText xml:space="preserve">, occasionally </w:delText>
              </w:r>
              <w:commentRangeStart w:id="60"/>
              <w:commentRangeStart w:id="61"/>
              <w:r w:rsidDel="00287338">
                <w:delText>crossing</w:delText>
              </w:r>
              <w:commentRangeEnd w:id="60"/>
              <w:r w:rsidR="00EC0221" w:rsidDel="00287338">
                <w:rPr>
                  <w:rStyle w:val="CommentReference"/>
                  <w:sz w:val="24"/>
                  <w:szCs w:val="24"/>
                </w:rPr>
                <w:commentReference w:id="60"/>
              </w:r>
            </w:del>
            <w:commentRangeEnd w:id="61"/>
            <w:r w:rsidR="00944CEB">
              <w:rPr>
                <w:rStyle w:val="CommentReference"/>
                <w:sz w:val="24"/>
                <w:szCs w:val="24"/>
              </w:rPr>
              <w:commentReference w:id="61"/>
            </w:r>
          </w:p>
        </w:tc>
      </w:tr>
      <w:tr w:rsidR="00303F27" w14:paraId="3472A406" w14:textId="77777777">
        <w:tc>
          <w:tcPr>
            <w:tcW w:w="2090" w:type="dxa"/>
          </w:tcPr>
          <w:p w14:paraId="0B084949" w14:textId="77777777" w:rsidR="00303F27" w:rsidRDefault="00303F27" w:rsidP="00EC0221">
            <w:r>
              <w:t>0.6</w:t>
            </w:r>
          </w:p>
        </w:tc>
        <w:tc>
          <w:tcPr>
            <w:tcW w:w="5830" w:type="dxa"/>
          </w:tcPr>
          <w:p w14:paraId="57F0301D" w14:textId="77777777" w:rsidR="00303F27" w:rsidRDefault="00303F27" w:rsidP="00EC0221">
            <w:r>
              <w:t>Fun spots to splash in the creek abound around this section. Pick one and cool off in warmer weather!</w:t>
            </w:r>
          </w:p>
        </w:tc>
      </w:tr>
      <w:tr w:rsidR="00303F27" w14:paraId="08F44BF1" w14:textId="77777777">
        <w:tc>
          <w:tcPr>
            <w:tcW w:w="2090" w:type="dxa"/>
          </w:tcPr>
          <w:p w14:paraId="2D0B4BB4" w14:textId="77777777" w:rsidR="00303F27" w:rsidRDefault="00303F27" w:rsidP="00EC0221">
            <w:r>
              <w:t>1.3</w:t>
            </w:r>
          </w:p>
        </w:tc>
        <w:tc>
          <w:tcPr>
            <w:tcW w:w="5830" w:type="dxa"/>
          </w:tcPr>
          <w:p w14:paraId="256403D8" w14:textId="77777777" w:rsidR="00303F27" w:rsidRDefault="00303F27" w:rsidP="00EC0221">
            <w:r>
              <w:t>Cross a bridge and then climb up the stairs through Arch Rock. This is an optional point at which to turn-around and return to the start.</w:t>
            </w:r>
          </w:p>
        </w:tc>
      </w:tr>
      <w:tr w:rsidR="00303F27" w14:paraId="5E9B6704" w14:textId="77777777">
        <w:tc>
          <w:tcPr>
            <w:tcW w:w="2090" w:type="dxa"/>
          </w:tcPr>
          <w:p w14:paraId="1F120131" w14:textId="77777777" w:rsidR="00303F27" w:rsidRDefault="00303F27" w:rsidP="00EC0221">
            <w:r>
              <w:t>1.4</w:t>
            </w:r>
          </w:p>
        </w:tc>
        <w:tc>
          <w:tcPr>
            <w:tcW w:w="5830" w:type="dxa"/>
          </w:tcPr>
          <w:p w14:paraId="10C487D3" w14:textId="77777777" w:rsidR="00303F27" w:rsidRDefault="00303F27" w:rsidP="00EC0221">
            <w:r>
              <w:t>Cross a footlog and enter a different part of the hike, one where you will ascend more steeply (though the trail remains moderately steep here).</w:t>
            </w:r>
          </w:p>
        </w:tc>
      </w:tr>
      <w:tr w:rsidR="00303F27" w14:paraId="11843003" w14:textId="77777777">
        <w:tc>
          <w:tcPr>
            <w:tcW w:w="2090" w:type="dxa"/>
          </w:tcPr>
          <w:p w14:paraId="0ACBFB98" w14:textId="77777777" w:rsidR="00303F27" w:rsidRDefault="00303F27" w:rsidP="00EC0221">
            <w:r>
              <w:t>1.9</w:t>
            </w:r>
          </w:p>
        </w:tc>
        <w:tc>
          <w:tcPr>
            <w:tcW w:w="5830" w:type="dxa"/>
          </w:tcPr>
          <w:p w14:paraId="4E7FA25A" w14:textId="206B6C0B" w:rsidR="00303F27" w:rsidRDefault="00303F27" w:rsidP="00EC0221">
            <w:r>
              <w:t xml:space="preserve">Reach </w:t>
            </w:r>
            <w:ins w:id="62" w:author="Rosenberg, Joshua" w:date="2026-04-07T21:25:00Z" w16du:dateUtc="2026-04-08T02:25:00Z">
              <w:r w:rsidR="0080734B">
                <w:t>I</w:t>
              </w:r>
            </w:ins>
            <w:del w:id="63" w:author="Rosenberg, Joshua" w:date="2026-04-07T21:25:00Z" w16du:dateUtc="2026-04-08T02:25:00Z">
              <w:r w:rsidDel="0080734B">
                <w:delText>i</w:delText>
              </w:r>
            </w:del>
            <w:r>
              <w:t xml:space="preserve">nspiration </w:t>
            </w:r>
            <w:ins w:id="64" w:author="Rosenberg, Joshua" w:date="2026-04-07T21:25:00Z" w16du:dateUtc="2026-04-08T02:25:00Z">
              <w:r w:rsidR="0080734B">
                <w:t>P</w:t>
              </w:r>
            </w:ins>
            <w:del w:id="65" w:author="Rosenberg, Joshua" w:date="2026-04-07T21:25:00Z" w16du:dateUtc="2026-04-08T02:25:00Z">
              <w:r w:rsidDel="0080734B">
                <w:delText>p</w:delText>
              </w:r>
            </w:del>
            <w:r>
              <w:t>oint, a rocky prominence and scenic overlook — and a great point to pause or return back to the start, though the bluffs are only a bit further.</w:t>
            </w:r>
          </w:p>
        </w:tc>
      </w:tr>
      <w:tr w:rsidR="00303F27" w14:paraId="498204DB" w14:textId="77777777">
        <w:tc>
          <w:tcPr>
            <w:tcW w:w="2090" w:type="dxa"/>
          </w:tcPr>
          <w:p w14:paraId="1732AA59" w14:textId="77777777" w:rsidR="00303F27" w:rsidRDefault="00303F27" w:rsidP="00EC0221">
            <w:r>
              <w:t>2.2</w:t>
            </w:r>
          </w:p>
        </w:tc>
        <w:tc>
          <w:tcPr>
            <w:tcW w:w="5830" w:type="dxa"/>
          </w:tcPr>
          <w:p w14:paraId="0DBDE836" w14:textId="77777777" w:rsidR="00303F27" w:rsidRDefault="00303F27" w:rsidP="00EC0221">
            <w:r>
              <w:t>Steep climb up stairs. Almost there!</w:t>
            </w:r>
          </w:p>
        </w:tc>
      </w:tr>
      <w:tr w:rsidR="00303F27" w14:paraId="4EC6D48B" w14:textId="77777777">
        <w:tc>
          <w:tcPr>
            <w:tcW w:w="2090" w:type="dxa"/>
          </w:tcPr>
          <w:p w14:paraId="1C0129F7" w14:textId="77777777" w:rsidR="00303F27" w:rsidRDefault="00303F27" w:rsidP="00EC0221">
            <w:r>
              <w:t>2.25</w:t>
            </w:r>
          </w:p>
        </w:tc>
        <w:tc>
          <w:tcPr>
            <w:tcW w:w="5830" w:type="dxa"/>
          </w:tcPr>
          <w:p w14:paraId="73B3AB7D" w14:textId="77777777" w:rsidR="00303F27" w:rsidRDefault="00303F27" w:rsidP="00EC0221">
            <w:r>
              <w:t>Alum Cave Bluffs. Rest, soak in the views, and get ready for the return hike (almost all downhill!). The trail to Mount LeConte continues past the bluffs.</w:t>
            </w:r>
          </w:p>
        </w:tc>
      </w:tr>
      <w:tr w:rsidR="00303F27" w14:paraId="3B1BC83E" w14:textId="77777777">
        <w:tc>
          <w:tcPr>
            <w:tcW w:w="2090" w:type="dxa"/>
          </w:tcPr>
          <w:p w14:paraId="3CD4B52F" w14:textId="77777777" w:rsidR="00303F27" w:rsidRDefault="00303F27" w:rsidP="00EC0221">
            <w:r>
              <w:lastRenderedPageBreak/>
              <w:t>4.5</w:t>
            </w:r>
          </w:p>
        </w:tc>
        <w:tc>
          <w:tcPr>
            <w:tcW w:w="5830" w:type="dxa"/>
          </w:tcPr>
          <w:p w14:paraId="47379A00" w14:textId="77777777" w:rsidR="00303F27" w:rsidRDefault="00303F27" w:rsidP="00EC0221">
            <w:r>
              <w:t>Trailhead.</w:t>
            </w:r>
          </w:p>
        </w:tc>
      </w:tr>
    </w:tbl>
    <w:p w14:paraId="478DCDBA" w14:textId="77777777" w:rsidR="002426FC" w:rsidRDefault="002426FC">
      <w:pPr>
        <w:pStyle w:val="Heading3"/>
      </w:pPr>
    </w:p>
    <w:p w14:paraId="33DDCEFC" w14:textId="415A7D82" w:rsidR="00303F27" w:rsidRDefault="00303F27" w:rsidP="002426FC">
      <w:pPr>
        <w:pStyle w:val="A-Head"/>
      </w:pPr>
      <w:r>
        <w:t>Nearby</w:t>
      </w:r>
    </w:p>
    <w:p w14:paraId="5F5A78EE" w14:textId="53AE3FC5" w:rsidR="00303F27" w:rsidRDefault="00303F27" w:rsidP="002426FC">
      <w:r w:rsidRPr="002426FC">
        <w:rPr>
          <w:rStyle w:val="bold1"/>
        </w:rPr>
        <w:t>Visit Sevierville, Pigeon Forge, and Gatlinburg.</w:t>
      </w:r>
      <w:r>
        <w:t xml:space="preserve"> Sevierville, Pigeon Forge, and Gatlinburg loosely form a corridor from I-40 to the entrance to the Great Smoky Mountains National Park. Sevierville and (especially) Pigeon Forge feature tourist attractions, restaurants, and a </w:t>
      </w:r>
      <w:del w:id="66" w:author="Wells, Thomas" w:date="2026-02-09T11:47:00Z" w16du:dateUtc="2026-02-09T16:47:00Z">
        <w:r w:rsidDel="002B335B">
          <w:delText xml:space="preserve">very </w:delText>
        </w:r>
      </w:del>
      <w:r>
        <w:t xml:space="preserve">wide variety of shops; Gatlinburg </w:t>
      </w:r>
      <w:del w:id="67" w:author="Wells, Thomas" w:date="2026-02-09T11:47:00Z" w16du:dateUtc="2026-02-09T16:47:00Z">
        <w:r w:rsidDel="002B335B">
          <w:delText xml:space="preserve">is touristy but </w:delText>
        </w:r>
      </w:del>
      <w:r>
        <w:t>has</w:t>
      </w:r>
      <w:del w:id="68" w:author="Wells, Thomas" w:date="2026-02-09T11:47:00Z" w16du:dateUtc="2026-02-09T16:47:00Z">
        <w:r w:rsidDel="002B335B">
          <w:delText xml:space="preserve"> a</w:delText>
        </w:r>
      </w:del>
      <w:r>
        <w:t xml:space="preserve"> more small-town character</w:t>
      </w:r>
      <w:ins w:id="69" w:author="Wells, Thomas" w:date="2026-02-09T11:47:00Z" w16du:dateUtc="2026-02-09T16:47:00Z">
        <w:r w:rsidR="002B335B">
          <w:t xml:space="preserve"> but is likewise </w:t>
        </w:r>
      </w:ins>
      <w:ins w:id="70" w:author="Wells, Thomas" w:date="2026-02-09T11:48:00Z" w16du:dateUtc="2026-02-09T16:48:00Z">
        <w:r w:rsidR="002B335B">
          <w:t>very tourist oriented</w:t>
        </w:r>
      </w:ins>
      <w:r>
        <w:t xml:space="preserve">. As </w:t>
      </w:r>
      <w:del w:id="71" w:author="Wells, Thomas" w:date="2026-02-09T11:48:00Z" w16du:dateUtc="2026-02-09T16:48:00Z">
        <w:r w:rsidDel="002B335B">
          <w:delText>tourist</w:delText>
        </w:r>
      </w:del>
      <w:ins w:id="72" w:author="Wells, Thomas" w:date="2026-02-09T11:48:00Z" w16du:dateUtc="2026-02-09T16:48:00Z">
        <w:r w:rsidR="002B335B">
          <w:t>visitor</w:t>
        </w:r>
      </w:ins>
      <w:r>
        <w:t xml:space="preserve"> destinations, all three can be busy, but they can be fun places to stop with happy but tired kiddos, and restaurants and shopping are plentiful.</w:t>
      </w:r>
    </w:p>
    <w:p w14:paraId="2CDE2511" w14:textId="1B39F05D" w:rsidR="00303F27" w:rsidRDefault="00303F27" w:rsidP="002426FC">
      <w:r w:rsidRPr="002426FC">
        <w:rPr>
          <w:rStyle w:val="bold1"/>
        </w:rPr>
        <w:t>Hike on to LeConte for a grand adventure!</w:t>
      </w:r>
      <w:r>
        <w:t xml:space="preserve"> You may continue farther along on the Alum Cave Trail to Mount LeConte, a peak with only around 40 feet less height than Kuwohi, but only accessible via (lengthy) hikes. The </w:t>
      </w:r>
      <w:r w:rsidR="002426FC">
        <w:t>round-trip</w:t>
      </w:r>
      <w:r>
        <w:t xml:space="preserve"> hike from the Alum Cave Trail Trailhead to Mount LeConte is around 11 very challenging miles. There is a lodge at which you can reserve a rustic room called LeConte Lodge (LeConte Lodge · Gatlinburg, TN 37738), but it can be difficult to secure a reservation. The LeConte Lodge includes a store where day hikers can purchase snacks, coveted t-shirts, and even more coveted no-bake cookies.</w:t>
      </w:r>
    </w:p>
    <w:bookmarkEnd w:id="0"/>
    <w:bookmarkEnd w:id="56"/>
    <w:p w14:paraId="3F739D6D" w14:textId="77777777" w:rsidR="00D840A7" w:rsidRDefault="00D840A7">
      <w:pPr>
        <w:pStyle w:val="BodyText"/>
      </w:pPr>
    </w:p>
    <w:sectPr w:rsidR="00D840A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Rosenberg, Joshua" w:date="2026-04-09T16:13:00Z" w:initials="RJ">
    <w:p w14:paraId="06566501" w14:textId="77777777" w:rsidR="0001777D" w:rsidRDefault="0001777D" w:rsidP="0001777D">
      <w:r>
        <w:rPr>
          <w:rStyle w:val="CommentReference"/>
        </w:rPr>
        <w:annotationRef/>
      </w:r>
      <w:r>
        <w:rPr>
          <w:sz w:val="20"/>
          <w:szCs w:val="20"/>
        </w:rPr>
        <w:t>I think the map got left off this figure list</w:t>
      </w:r>
    </w:p>
  </w:comment>
  <w:comment w:id="45" w:author="Rosenberg, Joshua" w:date="2026-04-09T16:14:00Z" w:initials="RJ">
    <w:p w14:paraId="04B0BEA2" w14:textId="77777777" w:rsidR="00ED6773" w:rsidRDefault="00ED6773" w:rsidP="00ED6773">
      <w:r>
        <w:rPr>
          <w:rStyle w:val="CommentReference"/>
        </w:rPr>
        <w:annotationRef/>
      </w:r>
      <w:r>
        <w:rPr>
          <w:sz w:val="20"/>
          <w:szCs w:val="20"/>
        </w:rPr>
        <w:t>map missing here</w:t>
      </w:r>
    </w:p>
  </w:comment>
  <w:comment w:id="60" w:author="Fulton, Samantha" w:date="2026-02-05T17:38:00Z" w:initials="FS">
    <w:p w14:paraId="4D642D4F" w14:textId="77777777" w:rsidR="00EC0221" w:rsidRDefault="00EC0221" w:rsidP="00EC0221">
      <w:r>
        <w:rPr>
          <w:rStyle w:val="CommentReference"/>
        </w:rPr>
        <w:annotationRef/>
      </w:r>
      <w:r>
        <w:rPr>
          <w:sz w:val="20"/>
          <w:szCs w:val="20"/>
        </w:rPr>
        <w:t>AU: incomplete</w:t>
      </w:r>
    </w:p>
  </w:comment>
  <w:comment w:id="61" w:author="Rosenberg, Joshua" w:date="2026-04-10T15:34:00Z" w:initials="RJ">
    <w:p w14:paraId="09AC37CD" w14:textId="77777777" w:rsidR="00944CEB" w:rsidRDefault="00944CEB" w:rsidP="00944CEB">
      <w:r>
        <w:rPr>
          <w:rStyle w:val="CommentReference"/>
        </w:rPr>
        <w:annotationRef/>
      </w:r>
      <w:r>
        <w:rPr>
          <w:sz w:val="20"/>
          <w:szCs w:val="20"/>
        </w:rPr>
        <w:t>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66501" w15:done="0"/>
  <w15:commentEx w15:paraId="04B0BEA2" w15:done="0"/>
  <w15:commentEx w15:paraId="4D642D4F" w15:done="0"/>
  <w15:commentEx w15:paraId="09AC37CD" w15:paraIdParent="4D642D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FC0EA" w16cex:dateUtc="2026-04-09T21:13:00Z"/>
  <w16cex:commentExtensible w16cex:durableId="3D0A5081" w16cex:dateUtc="2026-04-09T21:14:00Z"/>
  <w16cex:commentExtensible w16cex:durableId="73A137BB" w16cex:dateUtc="2026-02-05T22:38:00Z"/>
  <w16cex:commentExtensible w16cex:durableId="33623F01" w16cex:dateUtc="2026-04-10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66501" w16cid:durableId="7C5FC0EA"/>
  <w16cid:commentId w16cid:paraId="04B0BEA2" w16cid:durableId="3D0A5081"/>
  <w16cid:commentId w16cid:paraId="4D642D4F" w16cid:durableId="73A137BB"/>
  <w16cid:commentId w16cid:paraId="09AC37CD" w16cid:durableId="33623F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5FC98" w14:textId="77777777" w:rsidR="0095200E" w:rsidRDefault="0095200E" w:rsidP="008C291A">
      <w:pPr>
        <w:spacing w:line="240" w:lineRule="auto"/>
      </w:pPr>
      <w:r>
        <w:separator/>
      </w:r>
    </w:p>
  </w:endnote>
  <w:endnote w:type="continuationSeparator" w:id="0">
    <w:p w14:paraId="5B493418" w14:textId="77777777" w:rsidR="0095200E" w:rsidRDefault="0095200E" w:rsidP="008C29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23A4D" w14:textId="77777777" w:rsidR="0095200E" w:rsidRDefault="0095200E" w:rsidP="008C291A">
      <w:pPr>
        <w:spacing w:line="240" w:lineRule="auto"/>
      </w:pPr>
      <w:r>
        <w:separator/>
      </w:r>
    </w:p>
  </w:footnote>
  <w:footnote w:type="continuationSeparator" w:id="0">
    <w:p w14:paraId="428E72E9" w14:textId="77777777" w:rsidR="0095200E" w:rsidRDefault="0095200E" w:rsidP="008C29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6449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3FF289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CC8E1B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07195591">
    <w:abstractNumId w:val="1"/>
  </w:num>
  <w:num w:numId="2" w16cid:durableId="953756880">
    <w:abstractNumId w:val="2"/>
  </w:num>
  <w:num w:numId="3" w16cid:durableId="1486094751">
    <w:abstractNumId w:val="0"/>
  </w:num>
  <w:num w:numId="4" w16cid:durableId="6519084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enberg, Joshua">
    <w15:presenceInfo w15:providerId="AD" w15:userId="S::jrosenb8@utk.edu::8f4a504e-a175-48f5-a165-553d01a57c44"/>
  </w15:person>
  <w15:person w15:author="Fulton, Samantha">
    <w15:presenceInfo w15:providerId="AD" w15:userId="S::sfulton5@vols.utk.edu::0a5b4ceb-597f-4d37-9c59-ee082ef24eb9"/>
  </w15:person>
  <w15:person w15:author="Wells, Thomas">
    <w15:presenceInfo w15:providerId="AD" w15:userId="S::twells@utk.edu::c41a3a17-9bb4-4399-b083-7ebb61b35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0E1"/>
    <w:rsid w:val="00004CEE"/>
    <w:rsid w:val="00006303"/>
    <w:rsid w:val="0001777D"/>
    <w:rsid w:val="00022D9F"/>
    <w:rsid w:val="00041AA1"/>
    <w:rsid w:val="00074669"/>
    <w:rsid w:val="000A2931"/>
    <w:rsid w:val="001008D1"/>
    <w:rsid w:val="00133BB1"/>
    <w:rsid w:val="001A5BD9"/>
    <w:rsid w:val="001B62A7"/>
    <w:rsid w:val="002426FC"/>
    <w:rsid w:val="00257116"/>
    <w:rsid w:val="00287338"/>
    <w:rsid w:val="002B335B"/>
    <w:rsid w:val="002B57E9"/>
    <w:rsid w:val="002D54AF"/>
    <w:rsid w:val="002F5545"/>
    <w:rsid w:val="00303F27"/>
    <w:rsid w:val="00304601"/>
    <w:rsid w:val="0031619C"/>
    <w:rsid w:val="0038043F"/>
    <w:rsid w:val="003A421A"/>
    <w:rsid w:val="00411FCC"/>
    <w:rsid w:val="00412724"/>
    <w:rsid w:val="00437240"/>
    <w:rsid w:val="0047410D"/>
    <w:rsid w:val="004F65EB"/>
    <w:rsid w:val="005B2839"/>
    <w:rsid w:val="005E5AAA"/>
    <w:rsid w:val="00642B7C"/>
    <w:rsid w:val="00677FB3"/>
    <w:rsid w:val="00691F7C"/>
    <w:rsid w:val="006F3BC9"/>
    <w:rsid w:val="00722995"/>
    <w:rsid w:val="00773918"/>
    <w:rsid w:val="00784005"/>
    <w:rsid w:val="007D001C"/>
    <w:rsid w:val="007F54E6"/>
    <w:rsid w:val="0080734B"/>
    <w:rsid w:val="00812AB6"/>
    <w:rsid w:val="008246B8"/>
    <w:rsid w:val="00834D7F"/>
    <w:rsid w:val="00845630"/>
    <w:rsid w:val="00850227"/>
    <w:rsid w:val="008C291A"/>
    <w:rsid w:val="008D30E1"/>
    <w:rsid w:val="00921B8E"/>
    <w:rsid w:val="00944CEB"/>
    <w:rsid w:val="0095200E"/>
    <w:rsid w:val="009531F6"/>
    <w:rsid w:val="009620A8"/>
    <w:rsid w:val="00971293"/>
    <w:rsid w:val="00971679"/>
    <w:rsid w:val="009C23A0"/>
    <w:rsid w:val="00A21FA9"/>
    <w:rsid w:val="00A47E99"/>
    <w:rsid w:val="00A54300"/>
    <w:rsid w:val="00A664C1"/>
    <w:rsid w:val="00AA1372"/>
    <w:rsid w:val="00AB0DC4"/>
    <w:rsid w:val="00AC6926"/>
    <w:rsid w:val="00AF6037"/>
    <w:rsid w:val="00BD55E8"/>
    <w:rsid w:val="00BE1DC0"/>
    <w:rsid w:val="00C01F4B"/>
    <w:rsid w:val="00C86C71"/>
    <w:rsid w:val="00CC4A2D"/>
    <w:rsid w:val="00D02B0E"/>
    <w:rsid w:val="00D3140F"/>
    <w:rsid w:val="00D43481"/>
    <w:rsid w:val="00D45612"/>
    <w:rsid w:val="00D619BB"/>
    <w:rsid w:val="00D840A7"/>
    <w:rsid w:val="00D944B6"/>
    <w:rsid w:val="00DA2EAC"/>
    <w:rsid w:val="00DB5250"/>
    <w:rsid w:val="00DC4D41"/>
    <w:rsid w:val="00DE52E9"/>
    <w:rsid w:val="00DF7325"/>
    <w:rsid w:val="00E53D17"/>
    <w:rsid w:val="00E55DAA"/>
    <w:rsid w:val="00E83CEC"/>
    <w:rsid w:val="00E913E7"/>
    <w:rsid w:val="00EC0221"/>
    <w:rsid w:val="00ED6773"/>
    <w:rsid w:val="00EF1D39"/>
    <w:rsid w:val="00F0635B"/>
    <w:rsid w:val="00FA5777"/>
    <w:rsid w:val="00FB1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BE193"/>
  <w15:docId w15:val="{A8E98B2D-C02E-CF46-A043-3DDEB9F25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uiPriority="99"/>
    <w:lsdException w:name="Normal Indent" w:uiPriority="99"/>
    <w:lsdException w:name="List" w:uiPriority="99"/>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3F27"/>
    <w:pPr>
      <w:spacing w:after="0" w:line="480" w:lineRule="auto"/>
    </w:pPr>
    <w:rPr>
      <w:rFonts w:eastAsiaTheme="minorEastAsi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303F27"/>
    <w:pPr>
      <w:numPr>
        <w:ilvl w:val="1"/>
      </w:numPr>
    </w:pPr>
    <w:rPr>
      <w:rFonts w:ascii="Arial" w:eastAsiaTheme="majorEastAsia" w:hAnsi="Arial" w:cstheme="majorBidi"/>
      <w:iCs/>
      <w:spacing w:val="15"/>
      <w:sz w:val="28"/>
    </w:rPr>
  </w:style>
  <w:style w:type="character" w:customStyle="1" w:styleId="SubtitleChar">
    <w:name w:val="Subtitle Char"/>
    <w:basedOn w:val="DefaultParagraphFont"/>
    <w:link w:val="Subtitle"/>
    <w:uiPriority w:val="11"/>
    <w:rsid w:val="00303F27"/>
    <w:rPr>
      <w:rFonts w:ascii="Arial" w:eastAsiaTheme="majorEastAsia" w:hAnsi="Arial" w:cstheme="majorBidi"/>
      <w:iCs/>
      <w:spacing w:val="15"/>
      <w:sz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A-Head">
    <w:name w:val="A-Head"/>
    <w:basedOn w:val="Normal"/>
    <w:qFormat/>
    <w:rsid w:val="00303F27"/>
    <w:pPr>
      <w:jc w:val="center"/>
    </w:pPr>
    <w:rPr>
      <w:rFonts w:ascii="Arial" w:hAnsi="Arial"/>
      <w:b/>
      <w:sz w:val="32"/>
    </w:rPr>
  </w:style>
  <w:style w:type="paragraph" w:customStyle="1" w:styleId="author0">
    <w:name w:val="author"/>
    <w:basedOn w:val="Normal"/>
    <w:qFormat/>
    <w:rsid w:val="00303F27"/>
    <w:pPr>
      <w:ind w:left="720"/>
    </w:pPr>
    <w:rPr>
      <w:sz w:val="28"/>
    </w:rPr>
  </w:style>
  <w:style w:type="paragraph" w:customStyle="1" w:styleId="B-head">
    <w:name w:val="B-head"/>
    <w:basedOn w:val="Normal"/>
    <w:qFormat/>
    <w:rsid w:val="00303F27"/>
    <w:pPr>
      <w:ind w:left="720"/>
    </w:pPr>
    <w:rPr>
      <w:rFonts w:ascii="Arial" w:hAnsi="Arial"/>
      <w:sz w:val="32"/>
    </w:rPr>
  </w:style>
  <w:style w:type="paragraph" w:customStyle="1" w:styleId="biblio">
    <w:name w:val="biblio"/>
    <w:basedOn w:val="Normal"/>
    <w:qFormat/>
    <w:rsid w:val="00303F27"/>
    <w:pPr>
      <w:ind w:left="720" w:hanging="720"/>
    </w:pPr>
  </w:style>
  <w:style w:type="paragraph" w:customStyle="1" w:styleId="blockquote">
    <w:name w:val="block quote"/>
    <w:basedOn w:val="Normal"/>
    <w:qFormat/>
    <w:rsid w:val="00303F27"/>
    <w:pPr>
      <w:ind w:left="720" w:right="720"/>
    </w:pPr>
  </w:style>
  <w:style w:type="character" w:customStyle="1" w:styleId="bold1">
    <w:name w:val="bold 1"/>
    <w:basedOn w:val="DefaultParagraphFont"/>
    <w:uiPriority w:val="1"/>
    <w:qFormat/>
    <w:rsid w:val="00303F27"/>
    <w:rPr>
      <w:rFonts w:asciiTheme="minorHAnsi" w:hAnsiTheme="minorHAnsi"/>
      <w:b/>
      <w:i w:val="0"/>
      <w:sz w:val="24"/>
    </w:rPr>
  </w:style>
  <w:style w:type="paragraph" w:customStyle="1" w:styleId="C-head">
    <w:name w:val="C-head"/>
    <w:basedOn w:val="Normal"/>
    <w:qFormat/>
    <w:rsid w:val="00303F27"/>
    <w:rPr>
      <w:rFonts w:ascii="Arial" w:hAnsi="Arial"/>
      <w:u w:val="single"/>
    </w:rPr>
  </w:style>
  <w:style w:type="paragraph" w:customStyle="1" w:styleId="Caption1">
    <w:name w:val="Caption1"/>
    <w:basedOn w:val="Normal"/>
    <w:qFormat/>
    <w:rsid w:val="00303F27"/>
  </w:style>
  <w:style w:type="paragraph" w:customStyle="1" w:styleId="center">
    <w:name w:val="center"/>
    <w:basedOn w:val="Normal"/>
    <w:qFormat/>
    <w:rsid w:val="00303F27"/>
    <w:pPr>
      <w:jc w:val="center"/>
    </w:pPr>
  </w:style>
  <w:style w:type="paragraph" w:customStyle="1" w:styleId="ChapterNumber">
    <w:name w:val="Chapter Number"/>
    <w:basedOn w:val="Normal"/>
    <w:qFormat/>
    <w:rsid w:val="00303F27"/>
    <w:rPr>
      <w:rFonts w:ascii="Arial" w:hAnsi="Arial"/>
      <w:b/>
      <w:sz w:val="40"/>
    </w:rPr>
  </w:style>
  <w:style w:type="paragraph" w:customStyle="1" w:styleId="ChapterTitle">
    <w:name w:val="Chapter Title"/>
    <w:basedOn w:val="ChapterNumber"/>
    <w:qFormat/>
    <w:rsid w:val="00303F27"/>
  </w:style>
  <w:style w:type="paragraph" w:customStyle="1" w:styleId="eipigraphsource">
    <w:name w:val="eipigraph source"/>
    <w:basedOn w:val="Normal"/>
    <w:qFormat/>
    <w:rsid w:val="00303F27"/>
    <w:pPr>
      <w:ind w:right="720"/>
      <w:jc w:val="right"/>
    </w:pPr>
  </w:style>
  <w:style w:type="paragraph" w:customStyle="1" w:styleId="epigraphchapteropener">
    <w:name w:val="epigraph chapter opener"/>
    <w:basedOn w:val="blockquote"/>
    <w:qFormat/>
    <w:rsid w:val="00303F27"/>
  </w:style>
  <w:style w:type="paragraph" w:customStyle="1" w:styleId="Epigraphintext">
    <w:name w:val="Epigraph in text"/>
    <w:basedOn w:val="epigraphchapteropener"/>
    <w:qFormat/>
    <w:rsid w:val="00303F27"/>
  </w:style>
  <w:style w:type="paragraph" w:customStyle="1" w:styleId="poetry">
    <w:name w:val="poetry"/>
    <w:basedOn w:val="Normal"/>
    <w:qFormat/>
    <w:rsid w:val="00303F27"/>
    <w:pPr>
      <w:ind w:left="1080" w:right="1080"/>
    </w:pPr>
  </w:style>
  <w:style w:type="paragraph" w:customStyle="1" w:styleId="Extracthead">
    <w:name w:val="Extract head"/>
    <w:basedOn w:val="poetry"/>
    <w:qFormat/>
    <w:rsid w:val="00303F27"/>
    <w:rPr>
      <w:b/>
    </w:rPr>
  </w:style>
  <w:style w:type="paragraph" w:styleId="Index1">
    <w:name w:val="index 1"/>
    <w:basedOn w:val="Normal"/>
    <w:next w:val="Normal"/>
    <w:autoRedefine/>
    <w:uiPriority w:val="99"/>
    <w:unhideWhenUsed/>
    <w:rsid w:val="00303F27"/>
    <w:pPr>
      <w:ind w:left="360" w:hanging="360"/>
    </w:pPr>
  </w:style>
  <w:style w:type="character" w:customStyle="1" w:styleId="ital1">
    <w:name w:val="ital 1"/>
    <w:basedOn w:val="DefaultParagraphFont"/>
    <w:uiPriority w:val="1"/>
    <w:qFormat/>
    <w:rsid w:val="00303F27"/>
    <w:rPr>
      <w:rFonts w:asciiTheme="minorHAnsi" w:hAnsiTheme="minorHAnsi"/>
      <w:b w:val="0"/>
      <w:i/>
      <w:sz w:val="24"/>
    </w:rPr>
  </w:style>
  <w:style w:type="paragraph" w:styleId="ListBullet">
    <w:name w:val="List Bullet"/>
    <w:basedOn w:val="Normal"/>
    <w:uiPriority w:val="99"/>
    <w:unhideWhenUsed/>
    <w:rsid w:val="00303F27"/>
    <w:pPr>
      <w:numPr>
        <w:numId w:val="4"/>
      </w:numPr>
      <w:contextualSpacing/>
    </w:pPr>
  </w:style>
  <w:style w:type="paragraph" w:styleId="List">
    <w:name w:val="List"/>
    <w:aliases w:val="List unnumbered"/>
    <w:basedOn w:val="Normal"/>
    <w:uiPriority w:val="99"/>
    <w:unhideWhenUsed/>
    <w:rsid w:val="00303F27"/>
    <w:pPr>
      <w:ind w:left="1080" w:hanging="360"/>
      <w:contextualSpacing/>
    </w:pPr>
  </w:style>
  <w:style w:type="paragraph" w:styleId="NormalIndent">
    <w:name w:val="Normal Indent"/>
    <w:basedOn w:val="Normal"/>
    <w:uiPriority w:val="99"/>
    <w:unhideWhenUsed/>
    <w:rsid w:val="00303F27"/>
    <w:pPr>
      <w:ind w:left="720"/>
    </w:pPr>
  </w:style>
  <w:style w:type="paragraph" w:customStyle="1" w:styleId="notes">
    <w:name w:val="notes"/>
    <w:basedOn w:val="Normal"/>
    <w:qFormat/>
    <w:rsid w:val="00303F27"/>
    <w:pPr>
      <w:ind w:firstLine="720"/>
    </w:pPr>
  </w:style>
  <w:style w:type="paragraph" w:customStyle="1" w:styleId="Noteextract">
    <w:name w:val="Note extract"/>
    <w:basedOn w:val="notes"/>
    <w:qFormat/>
    <w:rsid w:val="00303F27"/>
    <w:pPr>
      <w:ind w:left="720" w:right="720" w:firstLine="0"/>
    </w:pPr>
  </w:style>
  <w:style w:type="paragraph" w:customStyle="1" w:styleId="ornament">
    <w:name w:val="ornament"/>
    <w:basedOn w:val="center"/>
    <w:qFormat/>
    <w:rsid w:val="00303F27"/>
  </w:style>
  <w:style w:type="paragraph" w:customStyle="1" w:styleId="PartTitle">
    <w:name w:val="Part Title"/>
    <w:basedOn w:val="Normal"/>
    <w:qFormat/>
    <w:rsid w:val="00303F27"/>
    <w:pPr>
      <w:jc w:val="center"/>
    </w:pPr>
    <w:rPr>
      <w:rFonts w:ascii="Arial" w:hAnsi="Arial"/>
      <w:b/>
      <w:bCs/>
      <w:smallCaps/>
      <w:sz w:val="48"/>
      <w:szCs w:val="48"/>
    </w:rPr>
  </w:style>
  <w:style w:type="paragraph" w:customStyle="1" w:styleId="SmallA-head">
    <w:name w:val="Small A-head"/>
    <w:basedOn w:val="A-Head"/>
    <w:qFormat/>
    <w:rsid w:val="00303F27"/>
    <w:rPr>
      <w:sz w:val="28"/>
    </w:rPr>
  </w:style>
  <w:style w:type="character" w:customStyle="1" w:styleId="smallcaps">
    <w:name w:val="small caps"/>
    <w:basedOn w:val="DefaultParagraphFont"/>
    <w:uiPriority w:val="1"/>
    <w:qFormat/>
    <w:rsid w:val="00303F27"/>
    <w:rPr>
      <w:rFonts w:ascii="Calibri" w:hAnsi="Calibri"/>
      <w:b w:val="0"/>
      <w:i w:val="0"/>
      <w:caps w:val="0"/>
      <w:smallCaps/>
      <w:strike w:val="0"/>
      <w:dstrike w:val="0"/>
      <w:vanish w:val="0"/>
      <w:sz w:val="24"/>
      <w:vertAlign w:val="baseline"/>
    </w:rPr>
  </w:style>
  <w:style w:type="paragraph" w:customStyle="1" w:styleId="SmallChapterHead">
    <w:name w:val="Small Chapter Head"/>
    <w:basedOn w:val="ChapterNumber"/>
    <w:qFormat/>
    <w:rsid w:val="00303F27"/>
    <w:rPr>
      <w:sz w:val="36"/>
    </w:rPr>
  </w:style>
  <w:style w:type="character" w:customStyle="1" w:styleId="underline">
    <w:name w:val="underline"/>
    <w:basedOn w:val="DefaultParagraphFont"/>
    <w:uiPriority w:val="1"/>
    <w:qFormat/>
    <w:rsid w:val="00303F27"/>
    <w:rPr>
      <w:u w:val="single"/>
    </w:rPr>
  </w:style>
  <w:style w:type="character" w:styleId="CommentReference">
    <w:name w:val="annotation reference"/>
    <w:basedOn w:val="DefaultParagraphFont"/>
    <w:rsid w:val="00EC0221"/>
    <w:rPr>
      <w:sz w:val="16"/>
      <w:szCs w:val="16"/>
    </w:rPr>
  </w:style>
  <w:style w:type="paragraph" w:styleId="CommentText">
    <w:name w:val="annotation text"/>
    <w:basedOn w:val="Normal"/>
    <w:link w:val="CommentTextChar"/>
    <w:rsid w:val="00EC0221"/>
    <w:pPr>
      <w:spacing w:line="240" w:lineRule="auto"/>
    </w:pPr>
    <w:rPr>
      <w:sz w:val="20"/>
      <w:szCs w:val="20"/>
    </w:rPr>
  </w:style>
  <w:style w:type="character" w:customStyle="1" w:styleId="CommentTextChar">
    <w:name w:val="Comment Text Char"/>
    <w:basedOn w:val="DefaultParagraphFont"/>
    <w:link w:val="CommentText"/>
    <w:rsid w:val="00EC0221"/>
    <w:rPr>
      <w:rFonts w:eastAsiaTheme="minorEastAsia"/>
      <w:sz w:val="20"/>
      <w:szCs w:val="20"/>
    </w:rPr>
  </w:style>
  <w:style w:type="paragraph" w:styleId="CommentSubject">
    <w:name w:val="annotation subject"/>
    <w:basedOn w:val="CommentText"/>
    <w:next w:val="CommentText"/>
    <w:link w:val="CommentSubjectChar"/>
    <w:rsid w:val="00EC0221"/>
    <w:rPr>
      <w:b/>
      <w:bCs/>
    </w:rPr>
  </w:style>
  <w:style w:type="character" w:customStyle="1" w:styleId="CommentSubjectChar">
    <w:name w:val="Comment Subject Char"/>
    <w:basedOn w:val="CommentTextChar"/>
    <w:link w:val="CommentSubject"/>
    <w:rsid w:val="00EC0221"/>
    <w:rPr>
      <w:rFonts w:eastAsiaTheme="minorEastAsia"/>
      <w:b/>
      <w:bCs/>
      <w:sz w:val="20"/>
      <w:szCs w:val="20"/>
    </w:rPr>
  </w:style>
  <w:style w:type="paragraph" w:styleId="Revision">
    <w:name w:val="Revision"/>
    <w:hidden/>
    <w:rsid w:val="002B335B"/>
    <w:pPr>
      <w:spacing w:after="0"/>
    </w:pPr>
    <w:rPr>
      <w:rFonts w:eastAsiaTheme="minorEastAsia"/>
    </w:rPr>
  </w:style>
  <w:style w:type="paragraph" w:styleId="Header">
    <w:name w:val="header"/>
    <w:basedOn w:val="Normal"/>
    <w:link w:val="HeaderChar"/>
    <w:rsid w:val="008C291A"/>
    <w:pPr>
      <w:tabs>
        <w:tab w:val="center" w:pos="4680"/>
        <w:tab w:val="right" w:pos="9360"/>
      </w:tabs>
      <w:spacing w:line="240" w:lineRule="auto"/>
    </w:pPr>
  </w:style>
  <w:style w:type="character" w:customStyle="1" w:styleId="HeaderChar">
    <w:name w:val="Header Char"/>
    <w:basedOn w:val="DefaultParagraphFont"/>
    <w:link w:val="Header"/>
    <w:rsid w:val="008C291A"/>
    <w:rPr>
      <w:rFonts w:eastAsiaTheme="minorEastAsia"/>
    </w:rPr>
  </w:style>
  <w:style w:type="paragraph" w:styleId="Footer">
    <w:name w:val="footer"/>
    <w:basedOn w:val="Normal"/>
    <w:link w:val="FooterChar"/>
    <w:rsid w:val="008C291A"/>
    <w:pPr>
      <w:tabs>
        <w:tab w:val="center" w:pos="4680"/>
        <w:tab w:val="right" w:pos="9360"/>
      </w:tabs>
      <w:spacing w:line="240" w:lineRule="auto"/>
    </w:pPr>
  </w:style>
  <w:style w:type="character" w:customStyle="1" w:styleId="FooterChar">
    <w:name w:val="Footer Char"/>
    <w:basedOn w:val="DefaultParagraphFont"/>
    <w:link w:val="Footer"/>
    <w:rsid w:val="008C291A"/>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37</Pages>
  <Words>5504</Words>
  <Characters>27300</Characters>
  <Application>Microsoft Office Word</Application>
  <DocSecurity>0</DocSecurity>
  <Lines>853</Lines>
  <Paragraphs>630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Thomas Wells</dc:creator>
  <cp:keywords/>
  <cp:lastModifiedBy>Rosenberg, Joshua</cp:lastModifiedBy>
  <cp:revision>85</cp:revision>
  <dcterms:created xsi:type="dcterms:W3CDTF">2026-01-16T16:48:00Z</dcterms:created>
  <dcterms:modified xsi:type="dcterms:W3CDTF">2026-04-10T20:25:00Z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